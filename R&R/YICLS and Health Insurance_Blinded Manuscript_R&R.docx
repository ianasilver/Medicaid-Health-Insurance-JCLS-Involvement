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36224" w14:textId="77777777" w:rsidR="007332E7" w:rsidRPr="00566E77" w:rsidRDefault="007332E7" w:rsidP="007332E7">
      <w:pPr>
        <w:spacing w:line="240" w:lineRule="auto"/>
        <w:contextualSpacing w:val="0"/>
        <w:jc w:val="center"/>
        <w:rPr>
          <w:b/>
        </w:rPr>
      </w:pPr>
      <w:r w:rsidRPr="0024372A">
        <w:rPr>
          <w:b/>
        </w:rPr>
        <w:t>Abstract</w:t>
      </w:r>
    </w:p>
    <w:p w14:paraId="6948D611" w14:textId="77777777" w:rsidR="007332E7" w:rsidRDefault="007332E7" w:rsidP="007332E7">
      <w:pPr>
        <w:spacing w:line="240" w:lineRule="auto"/>
        <w:jc w:val="both"/>
      </w:pPr>
      <w:r>
        <w:rPr>
          <w:b/>
          <w:bCs/>
        </w:rPr>
        <w:t xml:space="preserve">Introductions: </w:t>
      </w:r>
      <w:r w:rsidRPr="00D00E4B">
        <w:t xml:space="preserve">Early involvement in the US criminal legal system (CLS) is linked to persistent health disadvantages, including reduced health insurance coverage in adulthood. </w:t>
      </w:r>
    </w:p>
    <w:p w14:paraId="2A4945F5" w14:textId="77777777" w:rsidR="007332E7" w:rsidRDefault="007332E7" w:rsidP="007332E7">
      <w:pPr>
        <w:spacing w:line="240" w:lineRule="auto"/>
        <w:jc w:val="both"/>
      </w:pPr>
    </w:p>
    <w:p w14:paraId="580DA48A" w14:textId="77777777" w:rsidR="007332E7" w:rsidRPr="00566E77" w:rsidRDefault="007332E7" w:rsidP="007332E7">
      <w:pPr>
        <w:spacing w:line="240" w:lineRule="auto"/>
        <w:jc w:val="both"/>
      </w:pPr>
      <w:r>
        <w:rPr>
          <w:b/>
          <w:bCs/>
        </w:rPr>
        <w:t xml:space="preserve">Objectives: </w:t>
      </w:r>
      <w:r>
        <w:t xml:space="preserve">The current study sought to examine the influence of increases and cuts to federal and state Medicaid expenditures on health insurance enrollment amongst individuals with varying levels of CLS involvement before the age of 18. </w:t>
      </w:r>
    </w:p>
    <w:p w14:paraId="1E6E287D" w14:textId="77777777" w:rsidR="007332E7" w:rsidRDefault="007332E7" w:rsidP="007332E7">
      <w:pPr>
        <w:spacing w:line="240" w:lineRule="auto"/>
        <w:jc w:val="both"/>
      </w:pPr>
    </w:p>
    <w:p w14:paraId="0313FB89" w14:textId="77777777" w:rsidR="007332E7" w:rsidRPr="00566E77" w:rsidRDefault="007332E7" w:rsidP="007332E7">
      <w:pPr>
        <w:spacing w:line="240" w:lineRule="auto"/>
        <w:jc w:val="both"/>
      </w:pPr>
      <w:r>
        <w:rPr>
          <w:b/>
          <w:bCs/>
        </w:rPr>
        <w:t xml:space="preserve">Research Design: </w:t>
      </w:r>
      <w:r>
        <w:t xml:space="preserve">The current study is a cohort study of individuals who participated in the </w:t>
      </w:r>
      <w:r w:rsidRPr="00D00E4B">
        <w:t>National Longitudinal Survey of Youth 1997 (2003–2021)</w:t>
      </w:r>
      <w:r>
        <w:t xml:space="preserve">. </w:t>
      </w:r>
    </w:p>
    <w:p w14:paraId="30A56C1F" w14:textId="77777777" w:rsidR="007332E7" w:rsidRDefault="007332E7" w:rsidP="007332E7">
      <w:pPr>
        <w:spacing w:line="240" w:lineRule="auto"/>
        <w:jc w:val="both"/>
        <w:rPr>
          <w:b/>
          <w:bCs/>
        </w:rPr>
      </w:pPr>
    </w:p>
    <w:p w14:paraId="5531A154" w14:textId="77777777" w:rsidR="007332E7" w:rsidRDefault="007332E7" w:rsidP="007332E7">
      <w:pPr>
        <w:spacing w:line="240" w:lineRule="auto"/>
        <w:jc w:val="both"/>
      </w:pPr>
      <w:r>
        <w:rPr>
          <w:b/>
          <w:bCs/>
        </w:rPr>
        <w:t xml:space="preserve">Subjects: </w:t>
      </w:r>
      <w:r>
        <w:t>The total sample included</w:t>
      </w:r>
      <w:r w:rsidRPr="00D00E4B">
        <w:t xml:space="preserve"> 8,240 participant</w:t>
      </w:r>
      <w:r>
        <w:t>s.</w:t>
      </w:r>
      <w:r w:rsidRPr="00D00E4B">
        <w:t xml:space="preserve"> </w:t>
      </w:r>
      <w:r>
        <w:t>This study</w:t>
      </w:r>
      <w:r w:rsidRPr="00D00E4B">
        <w:t xml:space="preserve"> applied Bayesian lagged random-intercept logistic regression to assess associations between Medicaid spending and uninsurance among individuals with and without CLS contact before age 18. </w:t>
      </w:r>
    </w:p>
    <w:p w14:paraId="6C06E99B" w14:textId="77777777" w:rsidR="007332E7" w:rsidRDefault="007332E7" w:rsidP="007332E7">
      <w:pPr>
        <w:spacing w:line="240" w:lineRule="auto"/>
        <w:jc w:val="both"/>
      </w:pPr>
    </w:p>
    <w:p w14:paraId="603CD432" w14:textId="712C5FDB" w:rsidR="007332E7" w:rsidRPr="00566E77" w:rsidRDefault="007332E7" w:rsidP="007332E7">
      <w:pPr>
        <w:spacing w:line="240" w:lineRule="auto"/>
        <w:jc w:val="both"/>
      </w:pPr>
      <w:r>
        <w:rPr>
          <w:b/>
          <w:bCs/>
        </w:rPr>
        <w:t>Measures:</w:t>
      </w:r>
      <w:r>
        <w:t xml:space="preserve"> </w:t>
      </w:r>
      <w:ins w:id="0" w:author="Silver, Ian" w:date="2026-02-18T11:33:00Z" w16du:dateUtc="2026-02-18T16:33:00Z">
        <w:r w:rsidR="00254762">
          <w:t>F</w:t>
        </w:r>
        <w:r w:rsidR="00254762" w:rsidRPr="00254762">
          <w:t>ederal</w:t>
        </w:r>
        <w:r w:rsidR="00254762">
          <w:t xml:space="preserve"> and State</w:t>
        </w:r>
        <w:r w:rsidR="00254762" w:rsidRPr="00254762">
          <w:t xml:space="preserve"> </w:t>
        </w:r>
      </w:ins>
      <w:r>
        <w:t xml:space="preserve">Medicaid expenditures were measured in total dollars spent by </w:t>
      </w:r>
      <w:ins w:id="1" w:author="Silver, Ian" w:date="2026-02-18T11:33:00Z" w16du:dateUtc="2026-02-18T16:33:00Z">
        <w:r w:rsidR="00254762">
          <w:t xml:space="preserve">the federal government and </w:t>
        </w:r>
      </w:ins>
      <w:r>
        <w:t xml:space="preserve">state governments </w:t>
      </w:r>
      <w:ins w:id="2" w:author="Silver, Ian" w:date="2026-02-18T11:33:00Z" w16du:dateUtc="2026-02-18T16:33:00Z">
        <w:r w:rsidR="00254762">
          <w:t>(respectively</w:t>
        </w:r>
      </w:ins>
      <w:del w:id="3" w:author="Silver, Ian" w:date="2026-02-18T11:33:00Z" w16du:dateUtc="2026-02-18T16:33:00Z">
        <w:r w:rsidDel="00254762">
          <w:delText>and the federal government</w:delText>
        </w:r>
      </w:del>
      <w:r>
        <w:t>. Contact with the CLS before 18 was measured as arrested before 18, incarcerated in juvenile facility before 18, or incarcerated in adult facility before 18. Uninsurance was measured as the participant possessing insurance at the date of the interview.</w:t>
      </w:r>
    </w:p>
    <w:p w14:paraId="18A569CB" w14:textId="77777777" w:rsidR="007332E7" w:rsidRDefault="007332E7" w:rsidP="007332E7">
      <w:pPr>
        <w:spacing w:line="240" w:lineRule="auto"/>
        <w:jc w:val="both"/>
      </w:pPr>
    </w:p>
    <w:p w14:paraId="1CD84C3E" w14:textId="62A49BC2" w:rsidR="007332E7" w:rsidRDefault="007332E7" w:rsidP="007332E7">
      <w:pPr>
        <w:spacing w:line="240" w:lineRule="auto"/>
        <w:jc w:val="both"/>
      </w:pPr>
      <w:r>
        <w:rPr>
          <w:b/>
          <w:bCs/>
        </w:rPr>
        <w:t xml:space="preserve">Results: </w:t>
      </w:r>
      <w:r w:rsidRPr="00D00E4B">
        <w:t xml:space="preserve">Greater CLS severity predicted higher odds of being uninsured, while higher </w:t>
      </w:r>
      <w:del w:id="4" w:author="Silver, Ian" w:date="2026-02-18T11:33:00Z" w16du:dateUtc="2026-02-18T16:33:00Z">
        <w:r w:rsidRPr="00D00E4B" w:rsidDel="00254762">
          <w:delText xml:space="preserve">national </w:delText>
        </w:r>
      </w:del>
      <w:ins w:id="5" w:author="Silver, Ian" w:date="2026-02-18T11:33:00Z" w16du:dateUtc="2026-02-18T16:33:00Z">
        <w:r w:rsidR="00254762">
          <w:t>federal</w:t>
        </w:r>
        <w:r w:rsidR="00254762" w:rsidRPr="00D00E4B">
          <w:t xml:space="preserve"> </w:t>
        </w:r>
      </w:ins>
      <w:r w:rsidRPr="00D00E4B">
        <w:t xml:space="preserve">Medicaid expenditures were associated with lower uninsurance risk. Simulations indicated that a 50% </w:t>
      </w:r>
      <w:ins w:id="6" w:author="Silver, Ian" w:date="2026-02-18T11:33:00Z" w16du:dateUtc="2026-02-18T16:33:00Z">
        <w:r w:rsidR="00254762">
          <w:t>federal</w:t>
        </w:r>
        <w:r w:rsidR="00254762" w:rsidRPr="00D00E4B">
          <w:t xml:space="preserve"> </w:t>
        </w:r>
      </w:ins>
      <w:r w:rsidRPr="00D00E4B">
        <w:t xml:space="preserve">Medicaid spending cut </w:t>
      </w:r>
      <w:del w:id="7" w:author="Silver, Ian" w:date="2026-02-20T08:05:00Z" w16du:dateUtc="2026-02-20T13:05:00Z">
        <w:r w:rsidRPr="00D00E4B" w:rsidDel="00B3129E">
          <w:delText>would substantially widen insurance gaps</w:delText>
        </w:r>
      </w:del>
      <w:ins w:id="8" w:author="Silver, Ian" w:date="2026-02-20T08:05:00Z" w16du:dateUtc="2026-02-20T13:05:00Z">
        <w:r w:rsidR="00B3129E">
          <w:t>co</w:t>
        </w:r>
      </w:ins>
      <w:ins w:id="9" w:author="Silver, Ian" w:date="2026-02-20T08:06:00Z" w16du:dateUtc="2026-02-20T13:06:00Z">
        <w:r w:rsidR="00B3129E">
          <w:t>uld increase uninsurance</w:t>
        </w:r>
      </w:ins>
      <w:del w:id="10" w:author="Silver, Ian" w:date="2026-02-20T08:06:00Z" w16du:dateUtc="2026-02-20T13:06:00Z">
        <w:r w:rsidRPr="00D00E4B" w:rsidDel="00B3129E">
          <w:delText>, particularly</w:delText>
        </w:r>
      </w:del>
      <w:r w:rsidRPr="00D00E4B">
        <w:t xml:space="preserve"> for those </w:t>
      </w:r>
      <w:ins w:id="11" w:author="Silver, Ian" w:date="2026-02-20T08:06:00Z" w16du:dateUtc="2026-02-20T13:06:00Z">
        <w:r w:rsidR="00B3129E">
          <w:t xml:space="preserve">with CLS involvement </w:t>
        </w:r>
      </w:ins>
      <w:del w:id="12" w:author="Silver, Ian" w:date="2026-02-20T08:06:00Z" w16du:dateUtc="2026-02-20T13:06:00Z">
        <w:r w:rsidRPr="00D00E4B" w:rsidDel="00B3129E">
          <w:delText xml:space="preserve">incarcerated </w:delText>
        </w:r>
        <w:r w:rsidDel="00B3129E">
          <w:delText xml:space="preserve">before age </w:delText>
        </w:r>
      </w:del>
      <w:r>
        <w:t>18</w:t>
      </w:r>
      <w:r w:rsidRPr="00D00E4B">
        <w:t xml:space="preserve">, whereas a 20% spending increase would </w:t>
      </w:r>
      <w:ins w:id="13" w:author="Silver, Ian" w:date="2026-02-20T08:06:00Z" w16du:dateUtc="2026-02-20T13:06:00Z">
        <w:r w:rsidR="00B3129E">
          <w:t>increase the probab</w:t>
        </w:r>
      </w:ins>
      <w:ins w:id="14" w:author="Silver, Ian" w:date="2026-02-20T08:07:00Z" w16du:dateUtc="2026-02-20T13:07:00Z">
        <w:r w:rsidR="00B3129E">
          <w:t>ility of insurance</w:t>
        </w:r>
      </w:ins>
      <w:del w:id="15" w:author="Silver, Ian" w:date="2026-02-20T08:07:00Z" w16du:dateUtc="2026-02-20T13:07:00Z">
        <w:r w:rsidRPr="00D00E4B" w:rsidDel="00B3129E">
          <w:delText xml:space="preserve">narrow </w:delText>
        </w:r>
        <w:r w:rsidDel="00B3129E">
          <w:delText>insurance gaps</w:delText>
        </w:r>
      </w:del>
      <w:r w:rsidRPr="00D00E4B">
        <w:t xml:space="preserve">. </w:t>
      </w:r>
    </w:p>
    <w:p w14:paraId="30F1A28B" w14:textId="77777777" w:rsidR="007332E7" w:rsidRDefault="007332E7" w:rsidP="007332E7">
      <w:pPr>
        <w:spacing w:line="240" w:lineRule="auto"/>
        <w:jc w:val="both"/>
      </w:pPr>
    </w:p>
    <w:p w14:paraId="5339744F" w14:textId="7006C273" w:rsidR="007332E7" w:rsidRDefault="007332E7" w:rsidP="007332E7">
      <w:pPr>
        <w:spacing w:line="240" w:lineRule="auto"/>
        <w:jc w:val="both"/>
      </w:pPr>
      <w:r>
        <w:rPr>
          <w:b/>
          <w:bCs/>
        </w:rPr>
        <w:t xml:space="preserve">Conclusions: </w:t>
      </w:r>
      <w:r w:rsidRPr="00D00E4B">
        <w:t xml:space="preserve">Findings highlight </w:t>
      </w:r>
      <w:ins w:id="16" w:author="Silver, Ian" w:date="2026-02-18T11:33:00Z" w16du:dateUtc="2026-02-18T16:33:00Z">
        <w:r w:rsidR="00254762">
          <w:t>federal</w:t>
        </w:r>
        <w:r w:rsidR="00254762" w:rsidRPr="00D00E4B">
          <w:t xml:space="preserve"> </w:t>
        </w:r>
      </w:ins>
      <w:r w:rsidRPr="00D00E4B">
        <w:t xml:space="preserve">Medicaid’s critical role in mitigating coverage inequities and suggest that reducing expenditures could exacerbate </w:t>
      </w:r>
      <w:r>
        <w:t>ongoing</w:t>
      </w:r>
      <w:r w:rsidRPr="00D00E4B">
        <w:t xml:space="preserve"> health disparities rooted in early CLS involvement.</w:t>
      </w:r>
    </w:p>
    <w:p w14:paraId="6BABE74B" w14:textId="77777777" w:rsidR="007332E7" w:rsidRDefault="007332E7" w:rsidP="007332E7">
      <w:pPr>
        <w:spacing w:line="240" w:lineRule="auto"/>
        <w:jc w:val="both"/>
      </w:pPr>
    </w:p>
    <w:p w14:paraId="57D9BCF8" w14:textId="77777777" w:rsidR="007332E7" w:rsidRDefault="007332E7" w:rsidP="007332E7">
      <w:pPr>
        <w:spacing w:line="240" w:lineRule="auto"/>
        <w:jc w:val="both"/>
      </w:pPr>
    </w:p>
    <w:p w14:paraId="2EC5F9EE" w14:textId="1253DA0F" w:rsidR="007332E7" w:rsidRDefault="007332E7" w:rsidP="00946754">
      <w:pPr>
        <w:spacing w:line="360" w:lineRule="auto"/>
        <w:jc w:val="both"/>
        <w:sectPr w:rsidR="007332E7">
          <w:footerReference w:type="default" r:id="rId8"/>
          <w:pgSz w:w="12240" w:h="15840"/>
          <w:pgMar w:top="1440" w:right="1440" w:bottom="1440" w:left="1440" w:header="720" w:footer="720" w:gutter="0"/>
          <w:cols w:space="720"/>
          <w:docGrid w:linePitch="360"/>
        </w:sectPr>
      </w:pPr>
    </w:p>
    <w:p w14:paraId="6D32B5A6" w14:textId="77777777" w:rsidR="00C1461A" w:rsidRDefault="00AA60F6" w:rsidP="00C1461A">
      <w:pPr>
        <w:ind w:firstLine="720"/>
        <w:rPr>
          <w:ins w:id="17" w:author="Silver, Ian" w:date="2026-02-20T07:31:00Z" w16du:dateUtc="2026-02-20T12:31:00Z"/>
        </w:rPr>
      </w:pPr>
      <w:bookmarkStart w:id="18" w:name="_Hlk203378975"/>
      <w:r w:rsidRPr="00EA508A">
        <w:lastRenderedPageBreak/>
        <w:t xml:space="preserve">Medicaid is a </w:t>
      </w:r>
      <w:r w:rsidR="004372F4">
        <w:t>federal</w:t>
      </w:r>
      <w:ins w:id="19" w:author="Silver, Ian" w:date="2026-02-18T09:16:00Z" w16du:dateUtc="2026-02-18T14:16:00Z">
        <w:r w:rsidR="00245252">
          <w:t xml:space="preserve">-state </w:t>
        </w:r>
        <w:r w:rsidR="00245252" w:rsidRPr="00FB0840">
          <w:rPr>
            <w:color w:val="000000" w:themeColor="text1"/>
            <w:sz w:val="22"/>
            <w:szCs w:val="22"/>
          </w:rPr>
          <w:t>joint</w:t>
        </w:r>
      </w:ins>
      <w:r w:rsidRPr="00EA508A">
        <w:t xml:space="preserve"> program</w:t>
      </w:r>
      <w:r w:rsidR="004372F4">
        <w:t xml:space="preserve"> in the United States (US)</w:t>
      </w:r>
      <w:r w:rsidRPr="00EA508A">
        <w:t xml:space="preserve"> that provides health insurance to adults and children with limited income and resources, including people with disabilities.</w:t>
      </w:r>
      <w:r w:rsidR="00117823">
        <w:t xml:space="preserve"> </w:t>
      </w:r>
      <w:r w:rsidR="00F84CE3">
        <w:t>In</w:t>
      </w:r>
      <w:r w:rsidR="00117823">
        <w:t xml:space="preserve"> January 2025,</w:t>
      </w:r>
      <w:r w:rsidRPr="00AA60F6">
        <w:t xml:space="preserve"> </w:t>
      </w:r>
      <w:r w:rsidR="00117823">
        <w:t xml:space="preserve">more </w:t>
      </w:r>
      <w:r w:rsidR="00117823" w:rsidRPr="00E32F12">
        <w:t>than</w:t>
      </w:r>
      <w:r w:rsidRPr="00E32F12">
        <w:t xml:space="preserve"> 78 million people were enrolled in Medicaid and </w:t>
      </w:r>
      <w:r w:rsidR="004372F4" w:rsidRPr="00E32F12">
        <w:t xml:space="preserve">the associated </w:t>
      </w:r>
      <w:r w:rsidRPr="00E32F12">
        <w:t>Children’s Health Insurance Program (CHIP)</w:t>
      </w:r>
      <w:r w:rsidR="00247AA1">
        <w:t xml:space="preserve">.[1] </w:t>
      </w:r>
      <w:r w:rsidR="00F84CE3" w:rsidRPr="00E32F12">
        <w:t>S</w:t>
      </w:r>
      <w:r w:rsidRPr="00E32F12">
        <w:t>ince the enactment of the Affordable Care Act</w:t>
      </w:r>
      <w:r w:rsidR="00DB28A0" w:rsidRPr="00E32F12">
        <w:t xml:space="preserve">, </w:t>
      </w:r>
      <w:r w:rsidRPr="00E32F12">
        <w:t>the rate of uninsurance in the US</w:t>
      </w:r>
      <w:r w:rsidR="004372F4" w:rsidRPr="00E32F12">
        <w:t xml:space="preserve"> </w:t>
      </w:r>
      <w:r w:rsidRPr="00E32F12">
        <w:t xml:space="preserve">declined from 13.3 percent in 2013 to </w:t>
      </w:r>
      <w:r w:rsidR="00E71CF5" w:rsidRPr="00E32F12">
        <w:t>9.1</w:t>
      </w:r>
      <w:r w:rsidRPr="00E32F12">
        <w:t xml:space="preserve"> percent in 202</w:t>
      </w:r>
      <w:r w:rsidR="00E71CF5" w:rsidRPr="00E32F12">
        <w:t>3</w:t>
      </w:r>
      <w:r w:rsidR="00305252">
        <w:t>.</w:t>
      </w:r>
      <w:r w:rsidR="00721E5D">
        <w:t>[</w:t>
      </w:r>
      <w:r w:rsidR="00247AA1">
        <w:t>2</w:t>
      </w:r>
      <w:r w:rsidR="00721E5D">
        <w:t>,</w:t>
      </w:r>
      <w:r w:rsidR="00247AA1">
        <w:t>3</w:t>
      </w:r>
      <w:r w:rsidR="00721E5D">
        <w:t>]</w:t>
      </w:r>
      <w:r w:rsidR="00E71CF5">
        <w:t xml:space="preserve"> </w:t>
      </w:r>
      <w:ins w:id="20" w:author="Silver, Ian" w:date="2026-02-20T07:19:00Z" w16du:dateUtc="2026-02-20T12:19:00Z">
        <w:r w:rsidR="00F93A33">
          <w:t xml:space="preserve">Briefly, the </w:t>
        </w:r>
        <w:r w:rsidR="00F93A33" w:rsidRPr="00E32F12">
          <w:t>Affordable Care Act</w:t>
        </w:r>
        <w:r w:rsidR="00F93A33">
          <w:t xml:space="preserve"> – otherwise known as Oba</w:t>
        </w:r>
      </w:ins>
      <w:ins w:id="21" w:author="Silver, Ian" w:date="2026-02-20T07:20:00Z" w16du:dateUtc="2026-02-20T12:20:00Z">
        <w:r w:rsidR="00F93A33">
          <w:t xml:space="preserve">macare – </w:t>
        </w:r>
      </w:ins>
      <w:ins w:id="22" w:author="Silver, Ian" w:date="2026-02-20T07:19:00Z" w16du:dateUtc="2026-02-20T12:19:00Z">
        <w:r w:rsidR="00F93A33">
          <w:t xml:space="preserve">expanded </w:t>
        </w:r>
      </w:ins>
      <w:ins w:id="23" w:author="Silver, Ian" w:date="2026-02-20T07:20:00Z" w16du:dateUtc="2026-02-20T12:20:00Z">
        <w:r w:rsidR="00F93A33">
          <w:t>Medicaid access and opened a competitive insurance market place with subsidies to reduce the cost of health insurance for individuals in the US</w:t>
        </w:r>
      </w:ins>
      <w:ins w:id="24" w:author="Silver, Ian" w:date="2026-02-20T07:21:00Z" w16du:dateUtc="2026-02-20T12:21:00Z">
        <w:r w:rsidR="00F93A33">
          <w:t>.[2,3]</w:t>
        </w:r>
        <w:r w:rsidR="00F93A33">
          <w:t xml:space="preserve"> </w:t>
        </w:r>
      </w:ins>
      <w:r w:rsidR="005564E1">
        <w:t>Despite</w:t>
      </w:r>
      <w:r w:rsidR="0026717C">
        <w:t xml:space="preserve"> improved coverage and</w:t>
      </w:r>
      <w:r w:rsidR="005564E1">
        <w:t xml:space="preserve"> </w:t>
      </w:r>
      <w:r w:rsidR="0026717C">
        <w:t>continued expansion of Medicaid over the past two decades</w:t>
      </w:r>
      <w:r w:rsidR="00E71CF5">
        <w:t>, the</w:t>
      </w:r>
      <w:r w:rsidR="00580DE5">
        <w:t xml:space="preserve"> recently enacted</w:t>
      </w:r>
      <w:r w:rsidR="00E71CF5">
        <w:t xml:space="preserve"> 2025 federal budget reconciliation bill</w:t>
      </w:r>
      <w:r w:rsidR="00580DE5">
        <w:t xml:space="preserve"> </w:t>
      </w:r>
      <w:r w:rsidR="00E32F12">
        <w:t>(i.e., One Big Beautiful Bill</w:t>
      </w:r>
      <w:ins w:id="25" w:author="Silver, Ian" w:date="2026-02-20T07:22:00Z" w16du:dateUtc="2026-02-20T12:22:00Z">
        <w:r w:rsidR="00F93A33">
          <w:t xml:space="preserve"> Act</w:t>
        </w:r>
      </w:ins>
      <w:r w:rsidR="00E32F12">
        <w:t xml:space="preserve">) </w:t>
      </w:r>
      <w:r w:rsidR="00523065">
        <w:t>proposes to</w:t>
      </w:r>
      <w:r w:rsidR="00580DE5">
        <w:t xml:space="preserve"> significantly reduce</w:t>
      </w:r>
      <w:r w:rsidR="00E71CF5">
        <w:t xml:space="preserve"> </w:t>
      </w:r>
      <w:ins w:id="26" w:author="Silver, Ian" w:date="2026-02-20T07:21:00Z" w16du:dateUtc="2026-02-20T12:21:00Z">
        <w:r w:rsidR="00F93A33">
          <w:t xml:space="preserve">federal </w:t>
        </w:r>
      </w:ins>
      <w:r w:rsidR="00E71CF5">
        <w:t>spending on Medicaid and</w:t>
      </w:r>
      <w:r w:rsidR="00580DE5">
        <w:t xml:space="preserve"> </w:t>
      </w:r>
      <w:r w:rsidR="00E71CF5">
        <w:t xml:space="preserve">implement </w:t>
      </w:r>
      <w:r w:rsidR="00580DE5">
        <w:t xml:space="preserve">new </w:t>
      </w:r>
      <w:r w:rsidR="00E71CF5">
        <w:t xml:space="preserve">eligibility criteria for individuals to </w:t>
      </w:r>
      <w:r w:rsidR="00A73A75">
        <w:t>receive Medicaid</w:t>
      </w:r>
      <w:r w:rsidR="00E71CF5">
        <w:t xml:space="preserve"> coverage </w:t>
      </w:r>
      <w:r w:rsidR="00721E5D">
        <w:t>[</w:t>
      </w:r>
      <w:r w:rsidR="00247AA1">
        <w:t>4</w:t>
      </w:r>
      <w:r w:rsidR="00721E5D">
        <w:t>,</w:t>
      </w:r>
      <w:r w:rsidR="00247AA1">
        <w:t>5</w:t>
      </w:r>
      <w:r w:rsidR="00721E5D">
        <w:t>]</w:t>
      </w:r>
      <w:r w:rsidR="00E71CF5">
        <w:t xml:space="preserve">. </w:t>
      </w:r>
    </w:p>
    <w:p w14:paraId="1C1ED1DC" w14:textId="14B1A35C" w:rsidR="004F6BE7" w:rsidRDefault="00F93A33" w:rsidP="00E64CE9">
      <w:pPr>
        <w:ind w:firstLine="720"/>
      </w:pPr>
      <w:ins w:id="27" w:author="Silver, Ian" w:date="2026-02-20T07:21:00Z" w16du:dateUtc="2026-02-20T12:21:00Z">
        <w:r>
          <w:t xml:space="preserve">The federal budget </w:t>
        </w:r>
        <w:r>
          <w:t>reconciliation bill</w:t>
        </w:r>
        <w:r>
          <w:t xml:space="preserve"> was introduced by congress </w:t>
        </w:r>
      </w:ins>
      <w:ins w:id="28" w:author="Silver, Ian" w:date="2026-02-20T07:22:00Z" w16du:dateUtc="2026-02-20T12:22:00Z">
        <w:r>
          <w:t>and addressed various areas of federal spending – including taxes, boarder security, and health c</w:t>
        </w:r>
      </w:ins>
      <w:ins w:id="29" w:author="Silver, Ian" w:date="2026-02-20T07:23:00Z" w16du:dateUtc="2026-02-20T12:23:00Z">
        <w:r>
          <w:t>are – with the reductions in Medicaid spendi</w:t>
        </w:r>
      </w:ins>
      <w:ins w:id="30" w:author="Silver, Ian" w:date="2026-02-20T07:24:00Z" w16du:dateUtc="2026-02-20T12:24:00Z">
        <w:r>
          <w:t xml:space="preserve">ng occurring </w:t>
        </w:r>
      </w:ins>
      <w:ins w:id="31" w:author="Silver, Ian" w:date="2026-02-20T07:25:00Z" w16du:dateUtc="2026-02-20T12:25:00Z">
        <w:r>
          <w:t>because of the requirement for eligible individuals to participate in qualifying activities for at least 80 hour</w:t>
        </w:r>
      </w:ins>
      <w:ins w:id="32" w:author="Silver, Ian" w:date="2026-02-20T07:26:00Z" w16du:dateUtc="2026-02-20T12:26:00Z">
        <w:r>
          <w:t>s</w:t>
        </w:r>
      </w:ins>
      <w:ins w:id="33" w:author="Silver, Ian" w:date="2026-02-20T08:11:00Z" w16du:dateUtc="2026-02-20T13:11:00Z">
        <w:r w:rsidR="00B3129E">
          <w:t xml:space="preserve"> </w:t>
        </w:r>
      </w:ins>
      <w:ins w:id="34" w:author="Silver, Ian" w:date="2026-02-20T07:30:00Z" w16du:dateUtc="2026-02-20T12:30:00Z">
        <w:r w:rsidR="00C1461A">
          <w:t xml:space="preserve">[4,5]. </w:t>
        </w:r>
      </w:ins>
      <w:ins w:id="35" w:author="Silver, Ian" w:date="2026-02-20T07:26:00Z" w16du:dateUtc="2026-02-20T12:26:00Z">
        <w:r>
          <w:t xml:space="preserve">These qualifying activities include employment, participation in work programs, enrollment in educational programs, community service, or any combination. </w:t>
        </w:r>
      </w:ins>
      <w:ins w:id="36" w:author="Silver, Ian" w:date="2026-02-20T07:27:00Z" w16du:dateUtc="2026-02-20T12:27:00Z">
        <w:r>
          <w:t xml:space="preserve">In addition to </w:t>
        </w:r>
      </w:ins>
      <w:ins w:id="37" w:author="Silver, Ian" w:date="2026-02-20T07:28:00Z" w16du:dateUtc="2026-02-20T12:28:00Z">
        <w:r>
          <w:t xml:space="preserve">introducing employment requirements, the </w:t>
        </w:r>
      </w:ins>
      <w:ins w:id="38" w:author="Silver, Ian" w:date="2026-02-20T07:29:00Z" w16du:dateUtc="2026-02-20T12:29:00Z">
        <w:r w:rsidR="00C1461A">
          <w:t>federal budget reconciliation bill</w:t>
        </w:r>
        <w:r w:rsidR="00C1461A">
          <w:t xml:space="preserve"> reduced substantives for insurance companies</w:t>
        </w:r>
      </w:ins>
      <w:ins w:id="39" w:author="Silver, Ian" w:date="2026-02-20T08:14:00Z" w16du:dateUtc="2026-02-20T13:14:00Z">
        <w:r w:rsidR="00E64CE9">
          <w:t xml:space="preserve"> </w:t>
        </w:r>
      </w:ins>
      <w:ins w:id="40" w:author="Silver, Ian" w:date="2026-02-20T07:30:00Z" w16du:dateUtc="2026-02-20T12:30:00Z">
        <w:r w:rsidR="00C1461A">
          <w:t xml:space="preserve">– increasing out of pocket costs – and removed incentives for states to expand or maintain expanded Medicaid efforts </w:t>
        </w:r>
        <w:r w:rsidR="00C1461A">
          <w:t>[4,5].</w:t>
        </w:r>
      </w:ins>
      <w:ins w:id="41" w:author="Silver, Ian" w:date="2026-02-20T08:11:00Z" w16du:dateUtc="2026-02-20T13:11:00Z">
        <w:r w:rsidR="00B3129E">
          <w:t xml:space="preserve"> </w:t>
        </w:r>
      </w:ins>
      <w:ins w:id="42" w:author="Silver, Ian" w:date="2026-02-20T08:12:00Z" w16du:dateUtc="2026-02-20T13:12:00Z">
        <w:r w:rsidR="00E64CE9">
          <w:t>Furthermore, federal budget reconciliation bill introduced new appli</w:t>
        </w:r>
      </w:ins>
      <w:ins w:id="43" w:author="Silver, Ian" w:date="2026-02-20T08:13:00Z" w16du:dateUtc="2026-02-20T13:13:00Z">
        <w:r w:rsidR="00E64CE9">
          <w:t xml:space="preserve">cation procedures and charging procedures to reduce “fraud, waste, and overspending.” </w:t>
        </w:r>
      </w:ins>
      <w:ins w:id="44" w:author="Silver, Ian" w:date="2026-02-20T08:11:00Z" w16du:dateUtc="2026-02-20T13:11:00Z">
        <w:r w:rsidR="00B3129E">
          <w:t xml:space="preserve">Some provisions in the </w:t>
        </w:r>
        <w:r w:rsidR="00B3129E">
          <w:t>federal budget reconciliation bill</w:t>
        </w:r>
      </w:ins>
      <w:ins w:id="45" w:author="Silver, Ian" w:date="2026-02-20T08:12:00Z" w16du:dateUtc="2026-02-20T13:12:00Z">
        <w:r w:rsidR="00E64CE9">
          <w:t xml:space="preserve"> do not directly impact </w:t>
        </w:r>
      </w:ins>
      <w:ins w:id="46" w:author="Silver, Ian" w:date="2026-02-20T08:13:00Z" w16du:dateUtc="2026-02-20T13:13:00Z">
        <w:r w:rsidR="00E64CE9">
          <w:t xml:space="preserve">enrollment, while </w:t>
        </w:r>
        <w:r w:rsidR="00E64CE9">
          <w:lastRenderedPageBreak/>
          <w:t xml:space="preserve">others can have a direct impact on enrollment </w:t>
        </w:r>
      </w:ins>
      <w:ins w:id="47" w:author="Silver, Ian" w:date="2026-02-20T08:14:00Z" w16du:dateUtc="2026-02-20T13:14:00Z">
        <w:r w:rsidR="00E64CE9">
          <w:t xml:space="preserve">in and qualification for Medicaid coverage. </w:t>
        </w:r>
      </w:ins>
      <w:r w:rsidR="000C3AE3">
        <w:t>The</w:t>
      </w:r>
      <w:r w:rsidR="00AB4845">
        <w:t xml:space="preserve"> </w:t>
      </w:r>
      <w:del w:id="48" w:author="Silver, Ian" w:date="2026-02-20T07:27:00Z" w16du:dateUtc="2026-02-20T12:27:00Z">
        <w:r w:rsidR="00AB4845" w:rsidDel="00F93A33">
          <w:delText>p</w:delText>
        </w:r>
        <w:r w:rsidR="00523065" w:rsidDel="00F93A33">
          <w:delText xml:space="preserve">lanned </w:delText>
        </w:r>
        <w:r w:rsidR="000C3AE3" w:rsidDel="00F93A33">
          <w:delText>cuts</w:delText>
        </w:r>
      </w:del>
      <w:ins w:id="49" w:author="Silver, Ian" w:date="2026-02-20T07:27:00Z" w16du:dateUtc="2026-02-20T12:27:00Z">
        <w:r>
          <w:t>employment requirements and reductions in the federal expenditures</w:t>
        </w:r>
      </w:ins>
      <w:r w:rsidR="000C3AE3">
        <w:t xml:space="preserve"> </w:t>
      </w:r>
      <w:r w:rsidR="00AB4845">
        <w:t xml:space="preserve">are expected to </w:t>
      </w:r>
      <w:r w:rsidR="00303416">
        <w:t xml:space="preserve">increase </w:t>
      </w:r>
      <w:r w:rsidR="000C3AE3">
        <w:t>the number of</w:t>
      </w:r>
      <w:r w:rsidR="00256720">
        <w:t xml:space="preserve"> uninsured</w:t>
      </w:r>
      <w:r w:rsidR="00587E20">
        <w:t xml:space="preserve"> people</w:t>
      </w:r>
      <w:r w:rsidR="0012491A">
        <w:t xml:space="preserve"> in the US</w:t>
      </w:r>
      <w:r w:rsidR="000C3AE3">
        <w:t xml:space="preserve"> </w:t>
      </w:r>
      <w:r w:rsidR="00256720">
        <w:t>by approximately</w:t>
      </w:r>
      <w:r w:rsidR="000C3AE3">
        <w:t xml:space="preserve"> 7.6 million, with each </w:t>
      </w:r>
      <w:r w:rsidR="00DF5F09">
        <w:t xml:space="preserve">cut in </w:t>
      </w:r>
      <w:r w:rsidR="000C3AE3">
        <w:t>Medicaid contributing</w:t>
      </w:r>
      <w:r w:rsidR="00DF6FF6">
        <w:t xml:space="preserve"> to</w:t>
      </w:r>
      <w:r w:rsidR="00587E20">
        <w:t xml:space="preserve"> a loss of health insurance for</w:t>
      </w:r>
      <w:r w:rsidR="000C3AE3">
        <w:t xml:space="preserve"> 600</w:t>
      </w:r>
      <w:r w:rsidR="00256720">
        <w:t>,000</w:t>
      </w:r>
      <w:r w:rsidR="000C3AE3">
        <w:t xml:space="preserve"> to 3.9 million </w:t>
      </w:r>
      <w:r w:rsidR="0012491A">
        <w:t>people</w:t>
      </w:r>
      <w:r w:rsidR="00305252">
        <w:t>.</w:t>
      </w:r>
      <w:r w:rsidR="00721E5D">
        <w:t>[3]</w:t>
      </w:r>
      <w:r w:rsidR="00373F76">
        <w:t xml:space="preserve"> </w:t>
      </w:r>
      <w:del w:id="50" w:author="Silver, Ian" w:date="2026-02-20T07:31:00Z" w16du:dateUtc="2026-02-20T12:31:00Z">
        <w:r w:rsidR="00576A57" w:rsidDel="00C1461A">
          <w:delText xml:space="preserve"> </w:delText>
        </w:r>
      </w:del>
    </w:p>
    <w:p w14:paraId="1DE0645C" w14:textId="77777777" w:rsidR="00E64CE9" w:rsidRDefault="003651DC" w:rsidP="0077377E">
      <w:pPr>
        <w:ind w:firstLine="720"/>
        <w:rPr>
          <w:ins w:id="51" w:author="Silver, Ian" w:date="2026-02-20T08:19:00Z" w16du:dateUtc="2026-02-20T13:19:00Z"/>
        </w:rPr>
      </w:pPr>
      <w:r>
        <w:t>T</w:t>
      </w:r>
      <w:r w:rsidR="00576A57">
        <w:t>he effects</w:t>
      </w:r>
      <w:r>
        <w:t xml:space="preserve"> of the cuts to Medicaid</w:t>
      </w:r>
      <w:r w:rsidR="00576A57">
        <w:t xml:space="preserve"> </w:t>
      </w:r>
      <w:r w:rsidR="009D6E63">
        <w:t>are</w:t>
      </w:r>
      <w:r w:rsidR="004372F4">
        <w:t xml:space="preserve"> forecast</w:t>
      </w:r>
      <w:r w:rsidR="009D6E63">
        <w:t xml:space="preserve"> to be</w:t>
      </w:r>
      <w:r w:rsidR="00576A57">
        <w:t xml:space="preserve"> particularly </w:t>
      </w:r>
      <w:r w:rsidR="001C7B07">
        <w:t>impactful among</w:t>
      </w:r>
      <w:r w:rsidR="00576A57">
        <w:t xml:space="preserve"> </w:t>
      </w:r>
      <w:r w:rsidR="0008602F">
        <w:t>socioeconomically</w:t>
      </w:r>
      <w:r w:rsidR="00540553">
        <w:t xml:space="preserve"> marginalized </w:t>
      </w:r>
      <w:r w:rsidR="002651A5">
        <w:t>populations</w:t>
      </w:r>
      <w:r w:rsidR="00813977">
        <w:t>. One group that commonly relies on Medicaid</w:t>
      </w:r>
      <w:r w:rsidR="0008602F">
        <w:t xml:space="preserve"> for health insurance</w:t>
      </w:r>
      <w:r w:rsidR="00813977">
        <w:t xml:space="preserve"> </w:t>
      </w:r>
      <w:r w:rsidR="003C5CD8">
        <w:t>are individuals</w:t>
      </w:r>
      <w:r w:rsidR="00E03112">
        <w:t xml:space="preserve"> formerly involved in the criminal legal system (CLS). </w:t>
      </w:r>
      <w:r w:rsidR="004F04F9">
        <w:t xml:space="preserve">Those </w:t>
      </w:r>
      <w:r w:rsidR="007E5D85">
        <w:t>who have been arrested or</w:t>
      </w:r>
      <w:r w:rsidR="00D35D81">
        <w:t xml:space="preserve"> incarcerated</w:t>
      </w:r>
      <w:r w:rsidR="002B5C55">
        <w:t xml:space="preserve"> in the past</w:t>
      </w:r>
      <w:r w:rsidR="00D35D81">
        <w:t xml:space="preserve"> </w:t>
      </w:r>
      <w:r w:rsidR="00474E59">
        <w:t>face substantive difficulties finding gainful employment</w:t>
      </w:r>
      <w:r w:rsidR="00305252">
        <w:t>,</w:t>
      </w:r>
      <w:r w:rsidR="00721E5D">
        <w:t>[</w:t>
      </w:r>
      <w:r w:rsidR="00247AA1">
        <w:t>6</w:t>
      </w:r>
      <w:r w:rsidR="00721E5D">
        <w:t>]</w:t>
      </w:r>
      <w:r w:rsidR="00474E59">
        <w:t xml:space="preserve"> contributing to diminished health insurance coverage</w:t>
      </w:r>
      <w:r w:rsidR="004F04F9">
        <w:t xml:space="preserve"> over time</w:t>
      </w:r>
      <w:r w:rsidR="00305252">
        <w:t>.</w:t>
      </w:r>
      <w:r w:rsidR="00721E5D">
        <w:t>[</w:t>
      </w:r>
      <w:r w:rsidR="00247AA1">
        <w:t>7</w:t>
      </w:r>
      <w:r w:rsidR="00721E5D">
        <w:t>]</w:t>
      </w:r>
      <w:r w:rsidR="00474E59">
        <w:t xml:space="preserve"> The effects of</w:t>
      </w:r>
      <w:r w:rsidR="004708C4">
        <w:t xml:space="preserve"> prior</w:t>
      </w:r>
      <w:r w:rsidR="00474E59">
        <w:t xml:space="preserve"> CLS</w:t>
      </w:r>
      <w:r w:rsidR="00D35D81">
        <w:t xml:space="preserve"> involvement</w:t>
      </w:r>
      <w:r w:rsidR="00474E59">
        <w:t xml:space="preserve"> on health insurance coverage </w:t>
      </w:r>
      <w:r w:rsidR="00504F12">
        <w:t>are</w:t>
      </w:r>
      <w:r w:rsidR="00474E59">
        <w:t xml:space="preserve"> </w:t>
      </w:r>
      <w:r w:rsidR="007E5D85">
        <w:t xml:space="preserve">especially </w:t>
      </w:r>
      <w:r w:rsidR="00474E59">
        <w:t xml:space="preserve">salient for </w:t>
      </w:r>
      <w:r w:rsidR="00BB60EB">
        <w:t xml:space="preserve">those incarcerated before age 18. </w:t>
      </w:r>
      <w:r w:rsidR="009721B9">
        <w:t>In an analysis of the National Longitudinal Survey of Youth 1997,</w:t>
      </w:r>
      <w:r w:rsidR="009721B9" w:rsidDel="009721B9">
        <w:t xml:space="preserve"> </w:t>
      </w:r>
      <w:r w:rsidR="007A6925">
        <w:t xml:space="preserve">Silver and colleagues </w:t>
      </w:r>
      <w:r w:rsidR="00721E5D">
        <w:t>[</w:t>
      </w:r>
      <w:r w:rsidR="00247AA1">
        <w:t>8</w:t>
      </w:r>
      <w:r w:rsidR="00721E5D">
        <w:t>]</w:t>
      </w:r>
      <w:r w:rsidR="007A6925">
        <w:t xml:space="preserve"> </w:t>
      </w:r>
      <w:r w:rsidR="009721B9">
        <w:t xml:space="preserve">found </w:t>
      </w:r>
      <w:r w:rsidR="007A6925">
        <w:t xml:space="preserve">that </w:t>
      </w:r>
      <w:r w:rsidR="004B3B33">
        <w:t>adults</w:t>
      </w:r>
      <w:r w:rsidR="004708C4">
        <w:t xml:space="preserve"> </w:t>
      </w:r>
      <w:r w:rsidR="007A6925">
        <w:t>without</w:t>
      </w:r>
      <w:r w:rsidR="004B3B33">
        <w:t xml:space="preserve"> prior</w:t>
      </w:r>
      <w:r w:rsidR="007A6925">
        <w:t xml:space="preserve"> CLS involvement</w:t>
      </w:r>
      <w:r w:rsidR="00DF5F09">
        <w:t xml:space="preserve"> </w:t>
      </w:r>
      <w:r w:rsidR="007A6925">
        <w:t xml:space="preserve">reported </w:t>
      </w:r>
      <w:ins w:id="52" w:author="Silver, Ian" w:date="2026-02-18T11:44:00Z" w16du:dateUtc="2026-02-18T16:44:00Z">
        <w:r w:rsidR="00467784">
          <w:t>nine</w:t>
        </w:r>
      </w:ins>
      <w:ins w:id="53" w:author="Silver, Ian" w:date="2026-02-18T11:43:00Z" w16du:dateUtc="2026-02-18T16:43:00Z">
        <w:r w:rsidR="00467784">
          <w:t xml:space="preserve"> total years </w:t>
        </w:r>
      </w:ins>
      <w:del w:id="54" w:author="Silver, Ian" w:date="2026-02-18T11:43:00Z" w16du:dateUtc="2026-02-18T16:43:00Z">
        <w:r w:rsidR="007A6925" w:rsidDel="00467784">
          <w:delText>9</w:delText>
        </w:r>
        <w:r w:rsidR="00774F82" w:rsidDel="00467784">
          <w:delText xml:space="preserve"> total</w:delText>
        </w:r>
        <w:r w:rsidR="007A6925" w:rsidDel="00467784">
          <w:delText xml:space="preserve"> years </w:delText>
        </w:r>
      </w:del>
      <w:r w:rsidR="007A6925">
        <w:t xml:space="preserve">of </w:t>
      </w:r>
      <w:r w:rsidR="009721B9">
        <w:t>health insurance coverage</w:t>
      </w:r>
      <w:r w:rsidR="00DF3468">
        <w:t xml:space="preserve"> from 2003 through 2021</w:t>
      </w:r>
      <w:r w:rsidR="00774F82">
        <w:t>, compared to</w:t>
      </w:r>
      <w:r w:rsidR="00D15A2D">
        <w:t xml:space="preserve"> </w:t>
      </w:r>
      <w:ins w:id="55" w:author="Silver, Ian" w:date="2026-02-18T11:44:00Z" w16du:dateUtc="2026-02-18T16:44:00Z">
        <w:r w:rsidR="00467784">
          <w:t xml:space="preserve">seven total years for </w:t>
        </w:r>
      </w:ins>
      <w:r w:rsidR="00D15A2D">
        <w:t>thos</w:t>
      </w:r>
      <w:r w:rsidR="008678AF">
        <w:t>e arrested</w:t>
      </w:r>
      <w:r w:rsidR="00DF3468">
        <w:t xml:space="preserve"> before age 18</w:t>
      </w:r>
      <w:del w:id="56" w:author="Silver, Ian" w:date="2026-02-18T11:44:00Z" w16du:dateUtc="2026-02-18T16:44:00Z">
        <w:r w:rsidR="00D15A2D" w:rsidDel="00467784">
          <w:delText xml:space="preserve"> </w:delText>
        </w:r>
        <w:r w:rsidR="008678AF" w:rsidDel="00467784">
          <w:delText>(7 years)</w:delText>
        </w:r>
      </w:del>
      <w:r w:rsidR="008678AF">
        <w:t>,</w:t>
      </w:r>
      <w:ins w:id="57" w:author="Silver, Ian" w:date="2026-02-18T11:44:00Z" w16du:dateUtc="2026-02-18T16:44:00Z">
        <w:r w:rsidR="00467784">
          <w:t xml:space="preserve"> six total years for those</w:t>
        </w:r>
      </w:ins>
      <w:r w:rsidR="008678AF">
        <w:t xml:space="preserve"> incarcerated in a juvenile</w:t>
      </w:r>
      <w:r w:rsidR="004B3B33">
        <w:t xml:space="preserve"> detention</w:t>
      </w:r>
      <w:r w:rsidR="008678AF">
        <w:t xml:space="preserve"> facility </w:t>
      </w:r>
      <w:r w:rsidR="00DF3468">
        <w:t>before age 18</w:t>
      </w:r>
      <w:del w:id="58" w:author="Silver, Ian" w:date="2026-02-18T11:44:00Z" w16du:dateUtc="2026-02-18T16:44:00Z">
        <w:r w:rsidR="00DF3468" w:rsidDel="00467784">
          <w:delText xml:space="preserve"> </w:delText>
        </w:r>
        <w:r w:rsidR="008678AF" w:rsidDel="00467784">
          <w:delText>(6 years)</w:delText>
        </w:r>
      </w:del>
      <w:r w:rsidR="008678AF">
        <w:t xml:space="preserve">, </w:t>
      </w:r>
      <w:r w:rsidR="00451D0A">
        <w:t>or</w:t>
      </w:r>
      <w:r w:rsidR="008678AF">
        <w:t xml:space="preserve"> </w:t>
      </w:r>
      <w:ins w:id="59" w:author="Silver, Ian" w:date="2026-02-18T11:44:00Z" w16du:dateUtc="2026-02-18T16:44:00Z">
        <w:r w:rsidR="00467784">
          <w:t xml:space="preserve">five total years for those </w:t>
        </w:r>
      </w:ins>
      <w:r w:rsidR="008678AF">
        <w:t xml:space="preserve">incarcerated in </w:t>
      </w:r>
      <w:r w:rsidR="00A17883">
        <w:t>an adult facility before age 18</w:t>
      </w:r>
      <w:del w:id="60" w:author="Silver, Ian" w:date="2026-02-18T11:44:00Z" w16du:dateUtc="2026-02-18T16:44:00Z">
        <w:r w:rsidR="00A17883" w:rsidDel="00467784">
          <w:delText xml:space="preserve"> (5 years)</w:delText>
        </w:r>
      </w:del>
      <w:r w:rsidR="00A17883">
        <w:t>.</w:t>
      </w:r>
      <w:r w:rsidR="007A6925">
        <w:t xml:space="preserve"> </w:t>
      </w:r>
    </w:p>
    <w:p w14:paraId="6F0BA46D" w14:textId="5EB60092" w:rsidR="00F619A7" w:rsidRDefault="00DF3468" w:rsidP="0077377E">
      <w:pPr>
        <w:ind w:firstLine="720"/>
      </w:pPr>
      <w:r>
        <w:t>The substantial gap in</w:t>
      </w:r>
      <w:r w:rsidR="0036304A">
        <w:t xml:space="preserve"> insurance coverage </w:t>
      </w:r>
      <w:r w:rsidR="007A6925">
        <w:t xml:space="preserve">during adulthood </w:t>
      </w:r>
      <w:r w:rsidR="008D53C4">
        <w:t xml:space="preserve">among those involved in the CLS </w:t>
      </w:r>
      <w:r w:rsidR="00AE2F1F">
        <w:t>before turning 18</w:t>
      </w:r>
      <w:r w:rsidR="004708C4">
        <w:t xml:space="preserve"> </w:t>
      </w:r>
      <w:r>
        <w:t xml:space="preserve">likely </w:t>
      </w:r>
      <w:r w:rsidR="0036304A">
        <w:t>contribute</w:t>
      </w:r>
      <w:r>
        <w:t>s</w:t>
      </w:r>
      <w:r w:rsidR="0036304A">
        <w:t xml:space="preserve"> to </w:t>
      </w:r>
      <w:r w:rsidR="00FF7C59">
        <w:t>poorer</w:t>
      </w:r>
      <w:r w:rsidR="0036304A">
        <w:t xml:space="preserve"> outcomes</w:t>
      </w:r>
      <w:r w:rsidR="008D53C4">
        <w:t xml:space="preserve"> </w:t>
      </w:r>
      <w:r w:rsidR="00774C78">
        <w:t>throughout</w:t>
      </w:r>
      <w:r w:rsidR="008D53C4">
        <w:t xml:space="preserve"> the life course, including </w:t>
      </w:r>
      <w:r w:rsidR="0036304A">
        <w:t>early mortality and</w:t>
      </w:r>
      <w:r w:rsidR="00451D0A">
        <w:t xml:space="preserve"> worse</w:t>
      </w:r>
      <w:r w:rsidR="008D53C4">
        <w:t xml:space="preserve"> </w:t>
      </w:r>
      <w:r w:rsidR="0036304A">
        <w:t>mental health</w:t>
      </w:r>
      <w:r w:rsidR="00305252">
        <w:t>.</w:t>
      </w:r>
      <w:r w:rsidR="00721E5D">
        <w:t>[</w:t>
      </w:r>
      <w:r w:rsidR="00247AA1">
        <w:t>9,10</w:t>
      </w:r>
      <w:r w:rsidR="00721E5D">
        <w:t>]</w:t>
      </w:r>
      <w:ins w:id="61" w:author="Silver, Ian" w:date="2026-02-20T08:15:00Z" w16du:dateUtc="2026-02-20T13:15:00Z">
        <w:r w:rsidR="00E64CE9">
          <w:t xml:space="preserve"> This gap in health insurance coverage could exist for a variety of reasons – socioeconomic disadvantage, </w:t>
        </w:r>
      </w:ins>
      <w:ins w:id="62" w:author="Silver, Ian" w:date="2026-02-20T08:17:00Z" w16du:dateUtc="2026-02-20T13:17:00Z">
        <w:r w:rsidR="00E64CE9">
          <w:t>limited health ed</w:t>
        </w:r>
      </w:ins>
      <w:ins w:id="63" w:author="Silver, Ian" w:date="2026-02-20T08:18:00Z" w16du:dateUtc="2026-02-20T13:18:00Z">
        <w:r w:rsidR="00E64CE9">
          <w:t xml:space="preserve">ucation, difficulties enrolling in Medicaid – and could vary between states, with some states having a increased gap in health insurance and some states </w:t>
        </w:r>
        <w:r w:rsidR="00E64CE9">
          <w:t xml:space="preserve">having a </w:t>
        </w:r>
        <w:r w:rsidR="00E64CE9">
          <w:t>r</w:t>
        </w:r>
      </w:ins>
      <w:ins w:id="64" w:author="Silver, Ian" w:date="2026-02-20T08:19:00Z" w16du:dateUtc="2026-02-20T13:19:00Z">
        <w:r w:rsidR="00E64CE9">
          <w:t>educed</w:t>
        </w:r>
      </w:ins>
      <w:ins w:id="65" w:author="Silver, Ian" w:date="2026-02-20T08:18:00Z" w16du:dateUtc="2026-02-20T13:18:00Z">
        <w:r w:rsidR="00E64CE9">
          <w:t xml:space="preserve"> gap in health insurance for formerly CLS involved youth</w:t>
        </w:r>
      </w:ins>
      <w:ins w:id="66" w:author="Silver, Ian" w:date="2026-02-20T08:19:00Z" w16du:dateUtc="2026-02-20T13:19:00Z">
        <w:r w:rsidR="00E64CE9">
          <w:t>.</w:t>
        </w:r>
      </w:ins>
      <w:ins w:id="67" w:author="Silver, Ian" w:date="2026-02-20T08:25:00Z" w16du:dateUtc="2026-02-20T13:25:00Z">
        <w:r w:rsidR="00C55C23">
          <w:t xml:space="preserve"> </w:t>
        </w:r>
        <w:commentRangeStart w:id="68"/>
        <w:r w:rsidR="00C55C23">
          <w:t xml:space="preserve">These youth often need mental health treatment, and health care </w:t>
        </w:r>
        <w:r w:rsidR="00C55C23">
          <w:lastRenderedPageBreak/>
          <w:t>access to address acute and chronic health care needs, such as depressio</w:t>
        </w:r>
      </w:ins>
      <w:ins w:id="69" w:author="Silver, Ian" w:date="2026-02-20T08:26:00Z" w16du:dateUtc="2026-02-20T13:26:00Z">
        <w:r w:rsidR="00C55C23">
          <w:t>n, functional limitations, and treatment for traumatic events</w:t>
        </w:r>
      </w:ins>
      <w:commentRangeEnd w:id="68"/>
      <w:ins w:id="70" w:author="Silver, Ian" w:date="2026-02-20T08:28:00Z" w16du:dateUtc="2026-02-20T13:28:00Z">
        <w:r w:rsidR="00C55C23">
          <w:rPr>
            <w:rStyle w:val="CommentReference"/>
          </w:rPr>
          <w:commentReference w:id="68"/>
        </w:r>
      </w:ins>
      <w:ins w:id="71" w:author="Silver, Ian" w:date="2026-02-20T08:26:00Z" w16du:dateUtc="2026-02-20T13:26:00Z">
        <w:r w:rsidR="00C55C23">
          <w:t>.</w:t>
        </w:r>
      </w:ins>
    </w:p>
    <w:p w14:paraId="6D266BC7" w14:textId="587E894C" w:rsidR="00576A57" w:rsidRDefault="00576A57" w:rsidP="0021786C">
      <w:pPr>
        <w:ind w:firstLine="720"/>
      </w:pPr>
      <w:r>
        <w:t xml:space="preserve">The gap in health insurance coverage for </w:t>
      </w:r>
      <w:r w:rsidR="0076045D">
        <w:t xml:space="preserve">those formerly involved in the CLS </w:t>
      </w:r>
      <w:r w:rsidR="00F9621B">
        <w:t>before 18</w:t>
      </w:r>
      <w:r>
        <w:t xml:space="preserve"> </w:t>
      </w:r>
      <w:r w:rsidR="0076045D">
        <w:t xml:space="preserve">has persisted </w:t>
      </w:r>
      <w:r>
        <w:t xml:space="preserve">despite the expansion of Medicaid. </w:t>
      </w:r>
      <w:r w:rsidR="00A46189">
        <w:t xml:space="preserve">Recent efforts have been made to </w:t>
      </w:r>
      <w:r w:rsidR="00D86C81">
        <w:t>address th</w:t>
      </w:r>
      <w:r w:rsidR="00260C3B">
        <w:t>is gap</w:t>
      </w:r>
      <w:r w:rsidR="00D86C81">
        <w:t xml:space="preserve"> </w:t>
      </w:r>
      <w:r w:rsidR="00260C3B">
        <w:t>including</w:t>
      </w:r>
      <w:r w:rsidR="00D86C81">
        <w:t xml:space="preserve"> the </w:t>
      </w:r>
      <w:r w:rsidR="00840F78">
        <w:t>Consolidated Appropriations Act of 2023</w:t>
      </w:r>
      <w:r w:rsidR="00305252">
        <w:t>,</w:t>
      </w:r>
      <w:r w:rsidR="00E25876">
        <w:t>[</w:t>
      </w:r>
      <w:r w:rsidR="00247AA1">
        <w:t>11</w:t>
      </w:r>
      <w:r w:rsidR="00E25876">
        <w:t>]</w:t>
      </w:r>
      <w:r w:rsidR="00A46189">
        <w:t xml:space="preserve"> which</w:t>
      </w:r>
      <w:r w:rsidR="00D86C81">
        <w:t xml:space="preserve"> ensures that Medicaid coverage is automatically reinstated prior to release for</w:t>
      </w:r>
      <w:r w:rsidR="00840F78">
        <w:t xml:space="preserve"> Medicaid</w:t>
      </w:r>
      <w:r w:rsidR="0076045D">
        <w:t>-</w:t>
      </w:r>
      <w:r w:rsidR="00840F78">
        <w:t>eligible youth</w:t>
      </w:r>
      <w:r w:rsidR="00ED0EEE">
        <w:t xml:space="preserve"> </w:t>
      </w:r>
      <w:r w:rsidR="00A6132B">
        <w:t>incarcerated</w:t>
      </w:r>
      <w:r w:rsidR="00840F78">
        <w:t xml:space="preserve"> for any </w:t>
      </w:r>
      <w:proofErr w:type="gramStart"/>
      <w:r w:rsidR="00840F78">
        <w:t>period of time</w:t>
      </w:r>
      <w:proofErr w:type="gramEnd"/>
      <w:r w:rsidR="00BB390D">
        <w:t>.</w:t>
      </w:r>
      <w:ins w:id="72" w:author="Silver, Ian" w:date="2026-02-20T07:31:00Z" w16du:dateUtc="2026-02-20T12:31:00Z">
        <w:r w:rsidR="00C1461A">
          <w:t xml:space="preserve"> Briefly, the </w:t>
        </w:r>
        <w:r w:rsidR="00C1461A">
          <w:t>Consolidated Appropriations Act of 2023</w:t>
        </w:r>
      </w:ins>
      <w:ins w:id="73" w:author="Silver, Ian" w:date="2026-02-20T07:32:00Z" w16du:dateUtc="2026-02-20T12:32:00Z">
        <w:r w:rsidR="00C1461A">
          <w:t xml:space="preserve"> was a federal budget bill that detailed congressional appropriations for 12 categories including defens</w:t>
        </w:r>
      </w:ins>
      <w:ins w:id="74" w:author="Silver, Ian" w:date="2026-02-20T07:33:00Z" w16du:dateUtc="2026-02-20T12:33:00Z">
        <w:r w:rsidR="00C1461A">
          <w:t>e spending, support for Ukraine, and financial support for Medicaid expansion.</w:t>
        </w:r>
      </w:ins>
      <w:ins w:id="75" w:author="Silver, Ian" w:date="2026-02-20T07:31:00Z" w16du:dateUtc="2026-02-20T12:31:00Z">
        <w:r w:rsidR="00C1461A">
          <w:t xml:space="preserve"> </w:t>
        </w:r>
      </w:ins>
      <w:del w:id="76" w:author="Silver, Ian" w:date="2026-02-20T07:31:00Z" w16du:dateUtc="2026-02-20T12:31:00Z">
        <w:r w:rsidR="00BB390D" w:rsidDel="00C1461A">
          <w:delText xml:space="preserve"> </w:delText>
        </w:r>
      </w:del>
      <w:r w:rsidR="00A46189">
        <w:t xml:space="preserve">However, no research </w:t>
      </w:r>
      <w:r w:rsidR="00D82536">
        <w:t>has considered</w:t>
      </w:r>
      <w:r w:rsidR="00BB390D">
        <w:t xml:space="preserve"> how </w:t>
      </w:r>
      <w:r w:rsidR="00D82536">
        <w:t xml:space="preserve">looming </w:t>
      </w:r>
      <w:r w:rsidR="00BB390D">
        <w:t>cuts to Medicaid</w:t>
      </w:r>
      <w:r w:rsidR="0057397F">
        <w:t xml:space="preserve"> </w:t>
      </w:r>
      <w:proofErr w:type="gramStart"/>
      <w:r w:rsidR="0057397F">
        <w:t>as a result of</w:t>
      </w:r>
      <w:proofErr w:type="gramEnd"/>
      <w:r w:rsidR="0057397F">
        <w:t xml:space="preserve"> the 2025 federal budget reconciliation bill </w:t>
      </w:r>
      <w:r w:rsidR="00D82536">
        <w:t xml:space="preserve">will </w:t>
      </w:r>
      <w:r w:rsidR="00BB390D">
        <w:t>impact insurance enrollment</w:t>
      </w:r>
      <w:r w:rsidR="0057397F">
        <w:t xml:space="preserve"> </w:t>
      </w:r>
      <w:r w:rsidR="00E04C77">
        <w:t>specifically</w:t>
      </w:r>
      <w:r w:rsidR="00BB390D">
        <w:t xml:space="preserve"> amongst </w:t>
      </w:r>
      <w:r w:rsidR="00D82536">
        <w:t>people</w:t>
      </w:r>
      <w:r w:rsidR="00635811">
        <w:t xml:space="preserve"> </w:t>
      </w:r>
      <w:r w:rsidR="00D82536">
        <w:t xml:space="preserve">involved in the CLS </w:t>
      </w:r>
      <w:r w:rsidR="00F9621B">
        <w:t>before 18</w:t>
      </w:r>
      <w:r w:rsidR="00D82536">
        <w:t>.</w:t>
      </w:r>
      <w:r w:rsidR="00E04C77">
        <w:t xml:space="preserve"> This is a critical gap in knowledge</w:t>
      </w:r>
      <w:r w:rsidR="00956919">
        <w:t xml:space="preserve"> because</w:t>
      </w:r>
      <w:r w:rsidR="00E04C77">
        <w:t xml:space="preserve"> </w:t>
      </w:r>
      <w:r w:rsidR="005B30E0">
        <w:t>the</w:t>
      </w:r>
      <w:r w:rsidR="0015455B">
        <w:t xml:space="preserve"> proposed</w:t>
      </w:r>
      <w:r w:rsidR="005B30E0">
        <w:t xml:space="preserve"> cuts </w:t>
      </w:r>
      <w:r w:rsidR="00635811">
        <w:t>may serve to</w:t>
      </w:r>
      <w:r w:rsidR="005B30E0">
        <w:t xml:space="preserve"> </w:t>
      </w:r>
      <w:r w:rsidR="0029426E">
        <w:t xml:space="preserve">increase uninsurance amongst </w:t>
      </w:r>
      <w:r w:rsidR="005B30E0">
        <w:t>people</w:t>
      </w:r>
      <w:r w:rsidR="00635811">
        <w:t xml:space="preserve"> formerly</w:t>
      </w:r>
      <w:r w:rsidR="005B30E0">
        <w:t xml:space="preserve"> involved in the CLS </w:t>
      </w:r>
      <w:r w:rsidR="00F9621B">
        <w:t>before 18</w:t>
      </w:r>
      <w:r w:rsidR="005B30E0">
        <w:t xml:space="preserve">, widening </w:t>
      </w:r>
      <w:r w:rsidR="002903BF">
        <w:t>disparities in coverage</w:t>
      </w:r>
      <w:r w:rsidR="0015455B">
        <w:t xml:space="preserve"> and related health </w:t>
      </w:r>
      <w:r w:rsidR="002903BF">
        <w:t>outcomes</w:t>
      </w:r>
      <w:r w:rsidR="00887D0F">
        <w:t xml:space="preserve"> compared to those not</w:t>
      </w:r>
      <w:r w:rsidR="00C65154">
        <w:t xml:space="preserve"> formerly</w:t>
      </w:r>
      <w:r w:rsidR="00887D0F">
        <w:t xml:space="preserve"> involved in the CLS. </w:t>
      </w:r>
      <w:r w:rsidR="00D24F2A">
        <w:t xml:space="preserve">On the other hand, increased Medicaid access may have the opposite effect and serve to reduce </w:t>
      </w:r>
      <w:r w:rsidR="00284499">
        <w:t>disparities.</w:t>
      </w:r>
    </w:p>
    <w:p w14:paraId="61E6788E" w14:textId="77777777" w:rsidR="00C55C23" w:rsidRDefault="00BB390D" w:rsidP="00946754">
      <w:pPr>
        <w:rPr>
          <w:ins w:id="77" w:author="Silver, Ian" w:date="2026-02-20T08:29:00Z" w16du:dateUtc="2026-02-20T13:29:00Z"/>
        </w:rPr>
      </w:pPr>
      <w:r>
        <w:tab/>
      </w:r>
      <w:r w:rsidR="00ED2879">
        <w:t xml:space="preserve">To address this gap in the literature, </w:t>
      </w:r>
      <w:r w:rsidR="00C224BF">
        <w:t>th</w:t>
      </w:r>
      <w:r w:rsidR="00D24F2A">
        <w:t>e current</w:t>
      </w:r>
      <w:r w:rsidR="00C224BF">
        <w:t xml:space="preserve"> study</w:t>
      </w:r>
      <w:r w:rsidR="00ED2879">
        <w:t xml:space="preserve"> forecast</w:t>
      </w:r>
      <w:r w:rsidR="00C224BF">
        <w:t>s</w:t>
      </w:r>
      <w:r w:rsidR="00ED2879">
        <w:t xml:space="preserve"> the potential </w:t>
      </w:r>
      <w:r w:rsidR="009A4009">
        <w:t xml:space="preserve">effects </w:t>
      </w:r>
      <w:r w:rsidR="00ED2879">
        <w:t>of</w:t>
      </w:r>
      <w:r w:rsidR="00D24F2A">
        <w:t xml:space="preserve"> </w:t>
      </w:r>
      <w:ins w:id="78" w:author="Silver, Ian" w:date="2026-02-18T09:16:00Z" w16du:dateUtc="2026-02-18T14:16:00Z">
        <w:r w:rsidR="00245252">
          <w:t>f</w:t>
        </w:r>
      </w:ins>
      <w:ins w:id="79" w:author="Silver, Ian" w:date="2026-02-18T09:15:00Z" w16du:dateUtc="2026-02-18T14:15:00Z">
        <w:r w:rsidR="00245252">
          <w:t xml:space="preserve">ederal </w:t>
        </w:r>
      </w:ins>
      <w:r w:rsidR="00ED2879">
        <w:t xml:space="preserve">Medicaid cuts </w:t>
      </w:r>
      <w:r w:rsidR="008047F8">
        <w:t>as well as</w:t>
      </w:r>
      <w:r w:rsidR="00284499">
        <w:t xml:space="preserve"> increased </w:t>
      </w:r>
      <w:ins w:id="80" w:author="Silver, Ian" w:date="2026-02-18T09:16:00Z" w16du:dateUtc="2026-02-18T14:16:00Z">
        <w:r w:rsidR="00245252">
          <w:t>f</w:t>
        </w:r>
      </w:ins>
      <w:ins w:id="81" w:author="Silver, Ian" w:date="2026-02-18T09:15:00Z" w16du:dateUtc="2026-02-18T14:15:00Z">
        <w:r w:rsidR="00245252">
          <w:t xml:space="preserve">ederal </w:t>
        </w:r>
      </w:ins>
      <w:r w:rsidR="00284499">
        <w:t xml:space="preserve">Medicaid funding </w:t>
      </w:r>
      <w:r w:rsidR="00ED2879">
        <w:t>on</w:t>
      </w:r>
      <w:r w:rsidR="00284499">
        <w:t xml:space="preserve"> rates of</w:t>
      </w:r>
      <w:r w:rsidR="00ED2879">
        <w:t xml:space="preserve"> uninsurance amongst </w:t>
      </w:r>
      <w:r w:rsidR="00E87625">
        <w:t xml:space="preserve">people involved in the CLS </w:t>
      </w:r>
      <w:r w:rsidR="00284499">
        <w:t>before 18</w:t>
      </w:r>
      <w:r w:rsidR="00EB43ED">
        <w:t>,</w:t>
      </w:r>
      <w:r w:rsidR="00E87625">
        <w:t xml:space="preserve"> compared to those not involved</w:t>
      </w:r>
      <w:r w:rsidR="00EB43ED">
        <w:t xml:space="preserve"> in the CLS,</w:t>
      </w:r>
      <w:r w:rsidR="00E87625">
        <w:t xml:space="preserve"> using data from the</w:t>
      </w:r>
      <w:r w:rsidR="00ED2879">
        <w:t xml:space="preserve"> National Longitudinal Survey of Youth 1997 (</w:t>
      </w:r>
      <w:proofErr w:type="spellStart"/>
      <w:r w:rsidR="00ED2879">
        <w:t>NLSY</w:t>
      </w:r>
      <w:proofErr w:type="spellEnd"/>
      <w:r w:rsidR="00ED2879">
        <w:t>-97).</w:t>
      </w:r>
      <w:ins w:id="82" w:author="Silver, Ian" w:date="2026-02-18T11:40:00Z" w16du:dateUtc="2026-02-18T16:40:00Z">
        <w:r w:rsidR="00467784">
          <w:t xml:space="preserve"> </w:t>
        </w:r>
        <w:proofErr w:type="gramStart"/>
        <w:r w:rsidR="00467784">
          <w:t>In particular, we</w:t>
        </w:r>
        <w:proofErr w:type="gramEnd"/>
        <w:r w:rsidR="00467784">
          <w:t xml:space="preserve"> ask: </w:t>
        </w:r>
        <w:r w:rsidR="00467784" w:rsidRPr="00467784">
          <w:t xml:space="preserve">1) does increasing or decreasing the national Medicaid expenditure the previous year affect health care insurance coverage the subsequent year for </w:t>
        </w:r>
        <w:proofErr w:type="gramStart"/>
        <w:r w:rsidR="00467784" w:rsidRPr="00467784">
          <w:t>youth</w:t>
        </w:r>
        <w:proofErr w:type="gramEnd"/>
        <w:r w:rsidR="00467784" w:rsidRPr="00467784">
          <w:t xml:space="preserve"> formerly involved in the CLS? 2) what are the potential effects of increases or decreases in national Medicaid expenditure the previous year on health care insurance coverage the subsequent year for youth formerly involved </w:t>
        </w:r>
        <w:r w:rsidR="00467784" w:rsidRPr="00467784">
          <w:lastRenderedPageBreak/>
          <w:t>in the CLS?</w:t>
        </w:r>
      </w:ins>
      <w:r w:rsidR="00ED2879">
        <w:t xml:space="preserve"> </w:t>
      </w:r>
      <w:ins w:id="83" w:author="Silver, Ian" w:date="2026-02-18T09:16:00Z" w16du:dateUtc="2026-02-18T14:16:00Z">
        <w:r w:rsidR="00245252">
          <w:t xml:space="preserve">The analysis explores various predicted iterations of cuts and spending increases (e.g., 50% cut versus 20% increase) to examine how changes in federal Medicaid might serve to reduce health insurance gaps and related health disparities among those formerly involved in the CLS as children. </w:t>
        </w:r>
      </w:ins>
      <w:bookmarkStart w:id="84" w:name="_Hlk222467393"/>
      <w:ins w:id="85" w:author="Silver, Ian" w:date="2026-02-20T08:08:00Z" w16du:dateUtc="2026-02-20T13:08:00Z">
        <w:r w:rsidR="00B3129E">
          <w:t xml:space="preserve">Insurance gap in the current study refers to the gap in health insurance coverage </w:t>
        </w:r>
      </w:ins>
      <w:ins w:id="86" w:author="Silver, Ian" w:date="2026-02-20T08:10:00Z" w16du:dateUtc="2026-02-20T13:10:00Z">
        <w:r w:rsidR="00B3129E">
          <w:t xml:space="preserve">rate </w:t>
        </w:r>
      </w:ins>
      <w:ins w:id="87" w:author="Silver, Ian" w:date="2026-02-20T08:08:00Z" w16du:dateUtc="2026-02-20T13:08:00Z">
        <w:r w:rsidR="00B3129E">
          <w:t xml:space="preserve">between those individuals </w:t>
        </w:r>
        <w:r w:rsidR="00B3129E">
          <w:t>involved in the CLS before 18</w:t>
        </w:r>
        <w:r w:rsidR="00B3129E">
          <w:t xml:space="preserve"> and </w:t>
        </w:r>
      </w:ins>
      <w:ins w:id="88" w:author="Silver, Ian" w:date="2026-02-20T08:09:00Z" w16du:dateUtc="2026-02-20T13:09:00Z">
        <w:r w:rsidR="00B3129E">
          <w:t xml:space="preserve">the </w:t>
        </w:r>
        <w:proofErr w:type="gramStart"/>
        <w:r w:rsidR="00B3129E">
          <w:t>general public</w:t>
        </w:r>
        <w:proofErr w:type="gramEnd"/>
        <w:r w:rsidR="00B3129E">
          <w:t xml:space="preserve"> (</w:t>
        </w:r>
      </w:ins>
      <w:ins w:id="89" w:author="Silver, Ian" w:date="2026-02-20T08:08:00Z" w16du:dateUtc="2026-02-20T13:08:00Z">
        <w:r w:rsidR="00B3129E">
          <w:t>individuals without C</w:t>
        </w:r>
      </w:ins>
      <w:ins w:id="90" w:author="Silver, Ian" w:date="2026-02-20T08:09:00Z" w16du:dateUtc="2026-02-20T13:09:00Z">
        <w:r w:rsidR="00B3129E">
          <w:t>LS involvement before 18).</w:t>
        </w:r>
      </w:ins>
      <w:bookmarkEnd w:id="84"/>
      <w:ins w:id="91" w:author="Silver, Ian" w:date="2026-02-20T08:29:00Z" w16du:dateUtc="2026-02-20T13:29:00Z">
        <w:r w:rsidR="00C55C23">
          <w:t xml:space="preserve"> </w:t>
        </w:r>
      </w:ins>
    </w:p>
    <w:p w14:paraId="22B806C4" w14:textId="78CCBFC9" w:rsidR="00245252" w:rsidRDefault="00245252" w:rsidP="00C55C23">
      <w:pPr>
        <w:ind w:firstLine="720"/>
        <w:rPr>
          <w:ins w:id="92" w:author="Silver, Ian" w:date="2026-02-18T09:15:00Z" w16du:dateUtc="2026-02-18T14:15:00Z"/>
        </w:rPr>
        <w:pPrChange w:id="93" w:author="Silver, Ian" w:date="2026-02-20T08:29:00Z" w16du:dateUtc="2026-02-20T13:29:00Z">
          <w:pPr/>
        </w:pPrChange>
      </w:pPr>
      <w:ins w:id="94" w:author="Silver, Ian" w:date="2026-02-18T09:16:00Z" w16du:dateUtc="2026-02-18T14:16:00Z">
        <w:r>
          <w:t xml:space="preserve">We focus on a 50% cut versus 20% increase for </w:t>
        </w:r>
        <w:proofErr w:type="gramStart"/>
        <w:r>
          <w:t>the exploratory</w:t>
        </w:r>
        <w:proofErr w:type="gramEnd"/>
        <w:r>
          <w:t xml:space="preserve"> purposes, but the code can produce predictions for any cut or increase in Federal Medicaid spending. A </w:t>
        </w:r>
        <w:r w:rsidRPr="00DD1317">
          <w:t>lagged random-intercept Bayesian binary logistic regression model</w:t>
        </w:r>
        <w:r>
          <w:t xml:space="preserve"> was estimated to generate posterior predictions about the effects of federal Medicaid spending cuts or increases on adulthood uninsurance amongst former CLS involved adolescents. </w:t>
        </w:r>
      </w:ins>
      <w:ins w:id="95" w:author="Silver, Ian" w:date="2026-02-18T09:15:00Z" w16du:dateUtc="2026-02-18T14:15:00Z">
        <w:r>
          <w:t xml:space="preserve">This research </w:t>
        </w:r>
        <w:r w:rsidRPr="00245252">
          <w:t>serves as a preliminary examination of this association, hopefully encouraging more research on understanding how federal-state joint programs influence health outcomes for individuals formerly involved in the CLS before 18</w:t>
        </w:r>
      </w:ins>
      <w:ins w:id="96" w:author="Silver, Ian" w:date="2026-02-18T09:18:00Z" w16du:dateUtc="2026-02-18T14:18:00Z">
        <w:r>
          <w:t>.</w:t>
        </w:r>
      </w:ins>
    </w:p>
    <w:p w14:paraId="0E0B758D" w14:textId="599A2664" w:rsidR="00576A57" w:rsidDel="00245252" w:rsidRDefault="009A4009" w:rsidP="00946754">
      <w:pPr>
        <w:rPr>
          <w:del w:id="97" w:author="Silver, Ian" w:date="2026-02-18T09:16:00Z" w16du:dateUtc="2026-02-18T14:16:00Z"/>
        </w:rPr>
      </w:pPr>
      <w:del w:id="98" w:author="Silver, Ian" w:date="2026-02-18T09:16:00Z" w16du:dateUtc="2026-02-18T14:16:00Z">
        <w:r w:rsidDel="00245252">
          <w:delText>The analysis explores various</w:delText>
        </w:r>
        <w:r w:rsidR="008047F8" w:rsidDel="00245252">
          <w:delText xml:space="preserve"> predicted</w:delText>
        </w:r>
        <w:r w:rsidDel="00245252">
          <w:delText xml:space="preserve"> iterations of cuts and spending increases</w:delText>
        </w:r>
        <w:r w:rsidR="00A75DBC" w:rsidDel="00245252">
          <w:delText xml:space="preserve"> (e.g., 50% cut versus 20% increase)</w:delText>
        </w:r>
        <w:r w:rsidDel="00245252">
          <w:delText xml:space="preserve"> to </w:delText>
        </w:r>
        <w:r w:rsidR="00AA4277" w:rsidDel="00245252">
          <w:delText>examine</w:delText>
        </w:r>
        <w:r w:rsidDel="00245252">
          <w:delText xml:space="preserve"> </w:delText>
        </w:r>
        <w:r w:rsidR="00241A24" w:rsidDel="00245252">
          <w:delText xml:space="preserve">how </w:delText>
        </w:r>
        <w:r w:rsidDel="00245252">
          <w:delText xml:space="preserve">changes in Medicaid </w:delText>
        </w:r>
        <w:r w:rsidR="00C5681E" w:rsidDel="00245252">
          <w:delText>m</w:delText>
        </w:r>
        <w:r w:rsidR="00623675" w:rsidDel="00245252">
          <w:delText>ight</w:delText>
        </w:r>
        <w:r w:rsidR="00C5681E" w:rsidDel="00245252">
          <w:delText xml:space="preserve"> serve to reduce</w:delText>
        </w:r>
        <w:r w:rsidDel="00245252">
          <w:delText xml:space="preserve"> health insurance gaps and related health disparities </w:delText>
        </w:r>
        <w:r w:rsidR="00C5681E" w:rsidDel="00245252">
          <w:delText>among</w:delText>
        </w:r>
        <w:r w:rsidDel="00245252">
          <w:delText xml:space="preserve"> those formerly involved in the CLS</w:delText>
        </w:r>
        <w:r w:rsidR="002946C3" w:rsidDel="00245252">
          <w:delText xml:space="preserve"> as children</w:delText>
        </w:r>
        <w:r w:rsidDel="00245252">
          <w:delText>.</w:delText>
        </w:r>
        <w:r w:rsidR="006B2C2D" w:rsidDel="00245252">
          <w:delText xml:space="preserve"> We focus on a 50% cut versus 20% increase for the exploratory purposes, but the code can produce predictions for any cut or increase in Medicaid spending. </w:delText>
        </w:r>
        <w:r w:rsidR="00E32F12" w:rsidDel="00245252">
          <w:delText xml:space="preserve">A </w:delText>
        </w:r>
        <w:r w:rsidR="00E32F12" w:rsidRPr="00DD1317" w:rsidDel="00245252">
          <w:delText>lagged random-intercept Bayesian binary logistic regression model</w:delText>
        </w:r>
        <w:r w:rsidR="00E32F12" w:rsidDel="00245252">
          <w:delText xml:space="preserve"> was estimated to generate posterior predictions about the effects of federal and state Medicaid spending cuts or increases on adulthood uninsurance amongst former CLS involved adolescents. </w:delText>
        </w:r>
      </w:del>
    </w:p>
    <w:bookmarkEnd w:id="18"/>
    <w:p w14:paraId="7EB3412D" w14:textId="77777777" w:rsidR="00D74B0E" w:rsidRDefault="00D74B0E" w:rsidP="00D74B0E">
      <w:pPr>
        <w:contextualSpacing w:val="0"/>
        <w:rPr>
          <w:b/>
          <w:bCs/>
        </w:rPr>
      </w:pPr>
      <w:r>
        <w:rPr>
          <w:b/>
          <w:bCs/>
        </w:rPr>
        <w:t>Methods</w:t>
      </w:r>
    </w:p>
    <w:p w14:paraId="3DD85A34" w14:textId="0E96D132" w:rsidR="00D74B0E" w:rsidDel="00A35A22" w:rsidRDefault="00D74B0E" w:rsidP="00B81AE5">
      <w:pPr>
        <w:contextualSpacing w:val="0"/>
        <w:rPr>
          <w:del w:id="99" w:author="Silver, Ian" w:date="2026-02-20T07:39:00Z" w16du:dateUtc="2026-02-20T12:39:00Z"/>
          <w:color w:val="000000" w:themeColor="text1"/>
        </w:rPr>
      </w:pPr>
      <w:r>
        <w:t>The National Longitudinal Survey of Youth 1997 (</w:t>
      </w:r>
      <w:proofErr w:type="spellStart"/>
      <w:r>
        <w:t>NLSY</w:t>
      </w:r>
      <w:proofErr w:type="spellEnd"/>
      <w:r>
        <w:t xml:space="preserve">-97) was used to conduct the current study. Briefly, the </w:t>
      </w:r>
      <w:proofErr w:type="spellStart"/>
      <w:r>
        <w:t>NLSY</w:t>
      </w:r>
      <w:proofErr w:type="spellEnd"/>
      <w:r>
        <w:t xml:space="preserve">-97 is a nationally representative cohort of 8,984 in the United States born between 1980 and 1984, collecting information on health, employment, housing, and criminal legal system (CLS) involvement. Importantly, the </w:t>
      </w:r>
      <w:proofErr w:type="spellStart"/>
      <w:r>
        <w:t>NLSY</w:t>
      </w:r>
      <w:proofErr w:type="spellEnd"/>
      <w:r>
        <w:t xml:space="preserve">-97 captured complete CLS involvement histories for </w:t>
      </w:r>
      <w:proofErr w:type="gramStart"/>
      <w:r>
        <w:t>all of</w:t>
      </w:r>
      <w:proofErr w:type="gramEnd"/>
      <w:r>
        <w:t xml:space="preserve"> the participants, as well as yearly insurance coverage in 1997, 2002-2011 (yearly), and 2013-2021 (biennially). The </w:t>
      </w:r>
      <w:proofErr w:type="spellStart"/>
      <w:r>
        <w:t>NLSY</w:t>
      </w:r>
      <w:proofErr w:type="spellEnd"/>
      <w:r>
        <w:t>-97 research team provides a comprehensive overview of the sampling procedures, as well as the interview methods and retentions rates (</w:t>
      </w:r>
      <w:ins w:id="100" w:author="Silver, Ian" w:date="2026-02-20T07:34:00Z" w16du:dateUtc="2026-02-20T12:34:00Z">
        <w:r w:rsidR="00C1461A">
          <w:fldChar w:fldCharType="begin"/>
        </w:r>
        <w:r w:rsidR="00C1461A">
          <w:instrText>HYPERLINK "</w:instrText>
        </w:r>
      </w:ins>
      <w:r w:rsidR="00C1461A" w:rsidRPr="00C1461A">
        <w:rPr>
          <w:rPrChange w:id="101" w:author="Silver, Ian" w:date="2026-02-20T07:34:00Z" w16du:dateUtc="2026-02-20T12:34:00Z">
            <w:rPr>
              <w:rStyle w:val="Hyperlink"/>
            </w:rPr>
          </w:rPrChange>
        </w:rPr>
        <w:instrText>https://www.nlsinfo.org/content/cohorts/nlsy97</w:instrText>
      </w:r>
      <w:r w:rsidR="00C1461A">
        <w:instrText>).[12</w:instrText>
      </w:r>
      <w:ins w:id="102" w:author="Silver, Ian" w:date="2026-02-20T07:34:00Z" w16du:dateUtc="2026-02-20T12:34:00Z">
        <w:r w:rsidR="00C1461A">
          <w:instrText>"</w:instrText>
        </w:r>
        <w:r w:rsidR="00C1461A">
          <w:fldChar w:fldCharType="separate"/>
        </w:r>
      </w:ins>
      <w:r w:rsidR="00C1461A" w:rsidRPr="00C1461A">
        <w:rPr>
          <w:rStyle w:val="Hyperlink"/>
        </w:rPr>
        <w:t>https://www.nlsinfo.org/content/cohorts/nlsy97</w:t>
      </w:r>
      <w:r w:rsidR="00C1461A" w:rsidRPr="005A1C8F">
        <w:rPr>
          <w:rStyle w:val="Hyperlink"/>
        </w:rPr>
        <w:t>).[12</w:t>
      </w:r>
      <w:ins w:id="103" w:author="Silver, Ian" w:date="2026-02-20T07:34:00Z" w16du:dateUtc="2026-02-20T12:34:00Z">
        <w:r w:rsidR="00C1461A">
          <w:fldChar w:fldCharType="end"/>
        </w:r>
      </w:ins>
      <w:r>
        <w:t>]</w:t>
      </w:r>
      <w:ins w:id="104" w:author="Silver, Ian" w:date="2026-02-20T07:34:00Z" w16du:dateUtc="2026-02-20T12:34:00Z">
        <w:r w:rsidR="00C1461A">
          <w:t xml:space="preserve"> Survey weights were not </w:t>
        </w:r>
        <w:r w:rsidR="00C1461A">
          <w:lastRenderedPageBreak/>
          <w:t>included in the ana</w:t>
        </w:r>
      </w:ins>
      <w:ins w:id="105" w:author="Silver, Ian" w:date="2026-02-20T07:35:00Z" w16du:dateUtc="2026-02-20T12:35:00Z">
        <w:r w:rsidR="00C1461A">
          <w:t>lysis as</w:t>
        </w:r>
        <w:r w:rsidR="00C1461A" w:rsidRPr="00C1461A">
          <w:t xml:space="preserve"> </w:t>
        </w:r>
      </w:ins>
      <w:ins w:id="106" w:author="Silver, Ian" w:date="2026-02-20T07:38:00Z" w16du:dateUtc="2026-02-20T12:38:00Z">
        <w:r w:rsidR="00A35A22">
          <w:t xml:space="preserve">1) </w:t>
        </w:r>
      </w:ins>
      <w:ins w:id="107" w:author="Silver, Ian" w:date="2026-02-20T07:35:00Z" w16du:dateUtc="2026-02-20T12:35:00Z">
        <w:r w:rsidR="00C1461A" w:rsidRPr="00C1461A">
          <w:t>cumulative case count weight</w:t>
        </w:r>
      </w:ins>
      <w:ins w:id="108" w:author="Silver, Ian" w:date="2026-02-20T07:38:00Z" w16du:dateUtc="2026-02-20T12:38:00Z">
        <w:r w:rsidR="00A35A22">
          <w:t>s</w:t>
        </w:r>
      </w:ins>
      <w:ins w:id="109" w:author="Silver, Ian" w:date="2026-02-20T07:35:00Z" w16du:dateUtc="2026-02-20T12:35:00Z">
        <w:r w:rsidR="00C1461A" w:rsidRPr="00C1461A">
          <w:t xml:space="preserve"> created by the </w:t>
        </w:r>
        <w:proofErr w:type="spellStart"/>
        <w:r w:rsidR="00C1461A" w:rsidRPr="00C1461A">
          <w:t>NLSY97</w:t>
        </w:r>
        <w:proofErr w:type="spellEnd"/>
        <w:r w:rsidR="00C1461A" w:rsidRPr="00C1461A">
          <w:t xml:space="preserve"> might not </w:t>
        </w:r>
        <w:r w:rsidR="00C1461A" w:rsidRPr="00A35A22">
          <w:t>properly capture the weights needed to make this specific analyses nationally representative</w:t>
        </w:r>
      </w:ins>
      <w:ins w:id="110" w:author="Silver, Ian" w:date="2026-02-20T07:36:00Z" w16du:dateUtc="2026-02-20T12:36:00Z">
        <w:r w:rsidR="00C1461A" w:rsidRPr="00A35A22">
          <w:t xml:space="preserve"> and </w:t>
        </w:r>
      </w:ins>
      <w:ins w:id="111" w:author="Silver, Ian" w:date="2026-02-20T07:38:00Z" w16du:dateUtc="2026-02-20T12:38:00Z">
        <w:r w:rsidR="00A35A22" w:rsidRPr="00A35A22">
          <w:t xml:space="preserve">2) </w:t>
        </w:r>
        <w:r w:rsidR="00A35A22" w:rsidRPr="00A35A22">
          <w:rPr>
            <w:color w:val="000000" w:themeColor="text1"/>
            <w:rPrChange w:id="112" w:author="Silver, Ian" w:date="2026-02-20T07:39:00Z" w16du:dateUtc="2026-02-20T12:39:00Z">
              <w:rPr>
                <w:color w:val="000000" w:themeColor="text1"/>
                <w:sz w:val="22"/>
                <w:szCs w:val="22"/>
              </w:rPr>
            </w:rPrChange>
          </w:rPr>
          <w:t>i</w:t>
        </w:r>
      </w:ins>
      <w:ins w:id="113" w:author="Silver, Ian" w:date="2026-02-20T07:36:00Z" w16du:dateUtc="2026-02-20T12:36:00Z">
        <w:r w:rsidR="00C1461A" w:rsidRPr="00A35A22">
          <w:rPr>
            <w:color w:val="000000" w:themeColor="text1"/>
            <w:rPrChange w:id="114" w:author="Silver, Ian" w:date="2026-02-20T07:39:00Z" w16du:dateUtc="2026-02-20T12:39:00Z">
              <w:rPr>
                <w:color w:val="000000" w:themeColor="text1"/>
                <w:sz w:val="22"/>
                <w:szCs w:val="22"/>
              </w:rPr>
            </w:rPrChange>
          </w:rPr>
          <w:t xml:space="preserve">t is difficult to </w:t>
        </w:r>
      </w:ins>
      <w:bookmarkStart w:id="115" w:name="_Hlk222465582"/>
      <w:ins w:id="116" w:author="Silver, Ian" w:date="2026-02-20T07:38:00Z" w16du:dateUtc="2026-02-20T12:38:00Z">
        <w:r w:rsidR="00C1461A" w:rsidRPr="00A35A22">
          <w:rPr>
            <w:color w:val="000000" w:themeColor="text1"/>
            <w:rPrChange w:id="117" w:author="Silver, Ian" w:date="2026-02-20T07:39:00Z" w16du:dateUtc="2026-02-20T12:39:00Z">
              <w:rPr>
                <w:color w:val="000000" w:themeColor="text1"/>
                <w:sz w:val="22"/>
                <w:szCs w:val="22"/>
              </w:rPr>
            </w:rPrChange>
          </w:rPr>
          <w:t>estimate</w:t>
        </w:r>
      </w:ins>
      <w:ins w:id="118" w:author="Silver, Ian" w:date="2026-02-20T07:37:00Z" w16du:dateUtc="2026-02-20T12:37:00Z">
        <w:r w:rsidR="00C1461A" w:rsidRPr="00A35A22">
          <w:rPr>
            <w:color w:val="000000" w:themeColor="text1"/>
            <w:rPrChange w:id="119" w:author="Silver, Ian" w:date="2026-02-20T07:39:00Z" w16du:dateUtc="2026-02-20T12:39:00Z">
              <w:rPr>
                <w:color w:val="000000" w:themeColor="text1"/>
                <w:sz w:val="22"/>
                <w:szCs w:val="22"/>
              </w:rPr>
            </w:rPrChange>
          </w:rPr>
          <w:t xml:space="preserve"> Monte Carlo Markov Chains </w:t>
        </w:r>
      </w:ins>
      <w:bookmarkEnd w:id="115"/>
      <w:ins w:id="120" w:author="Silver, Ian" w:date="2026-02-20T07:38:00Z" w16du:dateUtc="2026-02-20T12:38:00Z">
        <w:r w:rsidR="00C1461A" w:rsidRPr="00A35A22">
          <w:rPr>
            <w:color w:val="000000" w:themeColor="text1"/>
            <w:rPrChange w:id="121" w:author="Silver, Ian" w:date="2026-02-20T07:39:00Z" w16du:dateUtc="2026-02-20T12:39:00Z">
              <w:rPr>
                <w:color w:val="000000" w:themeColor="text1"/>
                <w:sz w:val="22"/>
                <w:szCs w:val="22"/>
              </w:rPr>
            </w:rPrChange>
          </w:rPr>
          <w:t>when cumulative case count weights are included</w:t>
        </w:r>
        <w:r w:rsidR="00A35A22" w:rsidRPr="00A35A22">
          <w:rPr>
            <w:color w:val="000000" w:themeColor="text1"/>
            <w:rPrChange w:id="122" w:author="Silver, Ian" w:date="2026-02-20T07:39:00Z" w16du:dateUtc="2026-02-20T12:39:00Z">
              <w:rPr>
                <w:color w:val="000000" w:themeColor="text1"/>
                <w:sz w:val="22"/>
                <w:szCs w:val="22"/>
              </w:rPr>
            </w:rPrChange>
          </w:rPr>
          <w:t xml:space="preserve">, as they </w:t>
        </w:r>
      </w:ins>
      <w:ins w:id="123" w:author="Silver, Ian" w:date="2026-02-20T07:39:00Z" w16du:dateUtc="2026-02-20T12:39:00Z">
        <w:r w:rsidR="00A35A22" w:rsidRPr="00A35A22">
          <w:rPr>
            <w:color w:val="000000" w:themeColor="text1"/>
            <w:rPrChange w:id="124" w:author="Silver, Ian" w:date="2026-02-20T07:39:00Z" w16du:dateUtc="2026-02-20T12:39:00Z">
              <w:rPr>
                <w:color w:val="000000" w:themeColor="text1"/>
                <w:sz w:val="22"/>
                <w:szCs w:val="22"/>
              </w:rPr>
            </w:rPrChange>
          </w:rPr>
          <w:t>tend to be extremely large number</w:t>
        </w:r>
        <w:r w:rsidR="00A35A22">
          <w:rPr>
            <w:color w:val="000000" w:themeColor="text1"/>
          </w:rPr>
          <w:t>s.</w:t>
        </w:r>
      </w:ins>
    </w:p>
    <w:p w14:paraId="6E4CB30A" w14:textId="77777777" w:rsidR="00A35A22" w:rsidRPr="00A35A22" w:rsidRDefault="00A35A22" w:rsidP="00A35A22">
      <w:pPr>
        <w:ind w:firstLine="720"/>
        <w:contextualSpacing w:val="0"/>
        <w:rPr>
          <w:ins w:id="125" w:author="Silver, Ian" w:date="2026-02-20T07:39:00Z" w16du:dateUtc="2026-02-20T12:39:00Z"/>
          <w:color w:val="000000" w:themeColor="text1"/>
          <w:sz w:val="22"/>
          <w:szCs w:val="22"/>
          <w:rPrChange w:id="126" w:author="Silver, Ian" w:date="2026-02-20T07:39:00Z" w16du:dateUtc="2026-02-20T12:39:00Z">
            <w:rPr>
              <w:ins w:id="127" w:author="Silver, Ian" w:date="2026-02-20T07:39:00Z" w16du:dateUtc="2026-02-20T12:39:00Z"/>
            </w:rPr>
          </w:rPrChange>
        </w:rPr>
      </w:pPr>
    </w:p>
    <w:p w14:paraId="3009444C" w14:textId="34EDB6C1" w:rsidR="00D74B0E" w:rsidRDefault="00D74B0E" w:rsidP="00B81AE5">
      <w:pPr>
        <w:contextualSpacing w:val="0"/>
      </w:pPr>
      <w:r>
        <w:tab/>
        <w:t xml:space="preserve">The analytical sample for the current study was limited to individuals under the age of 18 before the 1997 (baseline) interview who had at least four valid insurance observations from 1997-2021 (16 years in total given the interview schedule). This resulted in an analytical sample of 8,240 individuals, approximately 92 percent of the original sample. </w:t>
      </w:r>
      <w:ins w:id="128" w:author="Silver, Ian" w:date="2026-02-18T11:48:00Z" w16du:dateUtc="2026-02-18T16:48:00Z">
        <w:r w:rsidR="00B81AE5">
          <w:t>Multiple imputation</w:t>
        </w:r>
      </w:ins>
      <w:ins w:id="129" w:author="Silver, Ian" w:date="2026-02-18T11:49:00Z" w16du:dateUtc="2026-02-18T16:49:00Z">
        <w:r w:rsidR="00B81AE5" w:rsidRPr="00B81AE5">
          <w:t xml:space="preserve"> </w:t>
        </w:r>
        <w:r w:rsidR="00B81AE5">
          <w:t>with chained equations</w:t>
        </w:r>
      </w:ins>
      <w:ins w:id="130" w:author="Silver, Ian" w:date="2026-02-18T11:48:00Z" w16du:dateUtc="2026-02-18T16:48:00Z">
        <w:r w:rsidR="00B81AE5">
          <w:t xml:space="preserve"> – a statistical procedure used to address missing information within a dataset – was used to remove any </w:t>
        </w:r>
      </w:ins>
      <w:ins w:id="131" w:author="Silver, Ian" w:date="2026-02-18T11:49:00Z" w16du:dateUtc="2026-02-18T16:49:00Z">
        <w:r w:rsidR="00B81AE5">
          <w:t xml:space="preserve">missing information on the dependent variable and covariates of interest. </w:t>
        </w:r>
      </w:ins>
      <w:del w:id="132" w:author="Silver, Ian" w:date="2026-02-18T11:49:00Z" w16du:dateUtc="2026-02-18T16:49:00Z">
        <w:r w:rsidDel="00B81AE5">
          <w:delText xml:space="preserve">Missing information on the dependent variable and covariates were imputed using multiple imputation with chained equations and random forest estimator while the data was in wide format. </w:delText>
        </w:r>
      </w:del>
      <w:r>
        <w:t>The data was then transformed to long format</w:t>
      </w:r>
      <w:ins w:id="133" w:author="Silver, Ian" w:date="2026-02-18T11:53:00Z" w16du:dateUtc="2026-02-18T16:53:00Z">
        <w:r w:rsidR="00B81AE5">
          <w:t xml:space="preserve"> (multiple observations per-individual)</w:t>
        </w:r>
      </w:ins>
      <w:r>
        <w:t xml:space="preserve">, with a 1-wave (1-year or 2-years depending upon the interview) lag between the dependent variable and the </w:t>
      </w:r>
      <w:r w:rsidRPr="00467784">
        <w:t xml:space="preserve">time varying covariates. </w:t>
      </w:r>
      <w:r>
        <w:t xml:space="preserve">In total, 115,360 observations for 8,240 individuals (14 observations per-individual) were introduced into the Bayesian lagged random intercept model. Yearly </w:t>
      </w:r>
      <w:del w:id="134" w:author="Silver, Ian" w:date="2026-02-18T11:29:00Z" w16du:dateUtc="2026-02-18T16:29:00Z">
        <w:r w:rsidDel="00254762">
          <w:delText xml:space="preserve">National </w:delText>
        </w:r>
      </w:del>
      <w:ins w:id="135" w:author="Silver, Ian" w:date="2026-02-18T11:29:00Z" w16du:dateUtc="2026-02-18T16:29:00Z">
        <w:r w:rsidR="00254762">
          <w:t xml:space="preserve">Federal and State </w:t>
        </w:r>
      </w:ins>
      <w:r>
        <w:t xml:space="preserve">Medicaid expenditures were pulled from the historical </w:t>
      </w:r>
      <w:r w:rsidRPr="005E2D3D">
        <w:t>National Health Expenditure Accounts</w:t>
      </w:r>
      <w:r>
        <w:t xml:space="preserve"> (NHEA) provided by the centers for Medicare and Medicaid Services (CMS</w:t>
      </w:r>
      <w:proofErr w:type="gramStart"/>
      <w:r>
        <w:t>).[</w:t>
      </w:r>
      <w:proofErr w:type="gramEnd"/>
      <w:r>
        <w:t>1,</w:t>
      </w:r>
      <w:r w:rsidR="00835D5D">
        <w:t>13</w:t>
      </w:r>
      <w:r>
        <w:t>]</w:t>
      </w:r>
      <w:ins w:id="136" w:author="Silver, Ian" w:date="2026-02-20T07:34:00Z" w16du:dateUtc="2026-02-20T12:34:00Z">
        <w:r w:rsidR="00C1461A">
          <w:t xml:space="preserve"> </w:t>
        </w:r>
      </w:ins>
    </w:p>
    <w:p w14:paraId="6E8DF56B" w14:textId="77777777" w:rsidR="00D74B0E" w:rsidRPr="005E2D3D" w:rsidRDefault="00D74B0E" w:rsidP="00D74B0E">
      <w:pPr>
        <w:contextualSpacing w:val="0"/>
        <w:rPr>
          <w:b/>
          <w:bCs/>
          <w:i/>
          <w:iCs/>
        </w:rPr>
      </w:pPr>
      <w:r w:rsidRPr="005E2D3D">
        <w:rPr>
          <w:b/>
          <w:bCs/>
          <w:i/>
          <w:iCs/>
        </w:rPr>
        <w:t>Measures</w:t>
      </w:r>
    </w:p>
    <w:p w14:paraId="7CE5A87B" w14:textId="349F8C49" w:rsidR="00B81AE5" w:rsidRDefault="00D74B0E" w:rsidP="00B81AE5">
      <w:pPr>
        <w:contextualSpacing w:val="0"/>
        <w:rPr>
          <w:ins w:id="137" w:author="Silver, Ian" w:date="2026-02-18T11:50:00Z" w16du:dateUtc="2026-02-18T16:50:00Z"/>
        </w:rPr>
      </w:pPr>
      <w:r>
        <w:tab/>
        <w:t xml:space="preserve">The dependent variable for the current study was </w:t>
      </w:r>
      <w:r>
        <w:rPr>
          <w:b/>
          <w:bCs/>
          <w:i/>
          <w:iCs/>
        </w:rPr>
        <w:t>n</w:t>
      </w:r>
      <w:r w:rsidRPr="005E2D3D">
        <w:rPr>
          <w:b/>
          <w:bCs/>
          <w:i/>
          <w:iCs/>
        </w:rPr>
        <w:t xml:space="preserve">o </w:t>
      </w:r>
      <w:r>
        <w:rPr>
          <w:b/>
          <w:bCs/>
          <w:i/>
          <w:iCs/>
        </w:rPr>
        <w:t>h</w:t>
      </w:r>
      <w:r w:rsidRPr="005E2D3D">
        <w:rPr>
          <w:b/>
          <w:bCs/>
          <w:i/>
          <w:iCs/>
        </w:rPr>
        <w:t xml:space="preserve">ealth </w:t>
      </w:r>
      <w:r>
        <w:rPr>
          <w:b/>
          <w:bCs/>
          <w:i/>
          <w:iCs/>
        </w:rPr>
        <w:t>i</w:t>
      </w:r>
      <w:r w:rsidRPr="005E2D3D">
        <w:rPr>
          <w:b/>
          <w:bCs/>
          <w:i/>
          <w:iCs/>
        </w:rPr>
        <w:t>nsurance</w:t>
      </w:r>
      <w:r>
        <w:t xml:space="preserve"> at the time of the interview from 2003-2011 (yearly) and 2013-2021 (biennially), captured with the item “Do you have any kind of health care coverage, including health insurance, prepaid plans such as HMOs, or government plans such as Medicare?” </w:t>
      </w:r>
      <w:ins w:id="138" w:author="Silver, Ian" w:date="2026-02-18T11:49:00Z" w16du:dateUtc="2026-02-18T16:49:00Z">
        <w:r w:rsidR="00B81AE5">
          <w:t>To en</w:t>
        </w:r>
      </w:ins>
      <w:ins w:id="139" w:author="Silver, Ian" w:date="2026-02-18T11:50:00Z" w16du:dateUtc="2026-02-18T16:50:00Z">
        <w:r w:rsidR="00B81AE5">
          <w:t xml:space="preserve">sure that the dependent variable could be influenced by the independent variables of interest, </w:t>
        </w:r>
      </w:ins>
      <w:del w:id="140" w:author="Silver, Ian" w:date="2026-02-18T11:49:00Z" w16du:dateUtc="2026-02-18T16:49:00Z">
        <w:r w:rsidDel="00B81AE5">
          <w:delText xml:space="preserve">To maintain temporal ordering, </w:delText>
        </w:r>
      </w:del>
      <w:r>
        <w:t xml:space="preserve">the dependent variable was lagged one year </w:t>
      </w:r>
      <w:r>
        <w:lastRenderedPageBreak/>
        <w:t>from 2003-2011 and two years from 2013-2021 behind the independent variables of interest.[</w:t>
      </w:r>
      <w:r w:rsidR="00835D5D">
        <w:t>14</w:t>
      </w:r>
      <w:r>
        <w:t xml:space="preserve">] </w:t>
      </w:r>
      <w:ins w:id="141" w:author="Silver, Ian" w:date="2026-02-18T11:50:00Z" w16du:dateUtc="2026-02-18T16:50:00Z">
        <w:r w:rsidR="00B81AE5">
          <w:t xml:space="preserve">For example, </w:t>
        </w:r>
        <w:r w:rsidR="00B81AE5" w:rsidRPr="00467784">
          <w:t xml:space="preserve">federal and state Medicaid expenditures </w:t>
        </w:r>
        <w:r w:rsidR="00B81AE5" w:rsidRPr="000A01A4">
          <w:rPr>
            <w:color w:val="000000" w:themeColor="text1"/>
          </w:rPr>
          <w:t>the previous year (e.g., 200</w:t>
        </w:r>
        <w:r w:rsidR="00B81AE5">
          <w:rPr>
            <w:color w:val="000000" w:themeColor="text1"/>
          </w:rPr>
          <w:t>5</w:t>
        </w:r>
        <w:r w:rsidR="00B81AE5" w:rsidRPr="000A01A4">
          <w:rPr>
            <w:color w:val="000000" w:themeColor="text1"/>
          </w:rPr>
          <w:t>) are used to predict health insurance coverage the subsequent year (e.g., 200</w:t>
        </w:r>
        <w:r w:rsidR="00B81AE5">
          <w:rPr>
            <w:color w:val="000000" w:themeColor="text1"/>
          </w:rPr>
          <w:t>6</w:t>
        </w:r>
        <w:r w:rsidR="00B81AE5" w:rsidRPr="000A01A4">
          <w:rPr>
            <w:color w:val="000000" w:themeColor="text1"/>
          </w:rPr>
          <w:t>) for the four CLS groups.</w:t>
        </w:r>
      </w:ins>
    </w:p>
    <w:p w14:paraId="570CF398" w14:textId="0CDF159B" w:rsidR="00D74B0E" w:rsidRDefault="00D74B0E">
      <w:pPr>
        <w:ind w:firstLine="720"/>
        <w:contextualSpacing w:val="0"/>
        <w:pPrChange w:id="142" w:author="Silver, Ian" w:date="2026-02-18T11:50:00Z" w16du:dateUtc="2026-02-18T16:50:00Z">
          <w:pPr>
            <w:contextualSpacing w:val="0"/>
          </w:pPr>
        </w:pPrChange>
      </w:pPr>
      <w:r>
        <w:t xml:space="preserve">The primary independent variables were four items capturing </w:t>
      </w:r>
      <w:r w:rsidRPr="005E2D3D">
        <w:rPr>
          <w:b/>
          <w:bCs/>
          <w:i/>
          <w:iCs/>
        </w:rPr>
        <w:t xml:space="preserve">severity of </w:t>
      </w:r>
      <w:r>
        <w:rPr>
          <w:b/>
          <w:bCs/>
          <w:i/>
          <w:iCs/>
        </w:rPr>
        <w:t>CLS</w:t>
      </w:r>
      <w:r w:rsidRPr="005E2D3D">
        <w:rPr>
          <w:b/>
          <w:bCs/>
          <w:i/>
          <w:iCs/>
        </w:rPr>
        <w:t xml:space="preserve"> involvement before 18</w:t>
      </w:r>
      <w:r>
        <w:t xml:space="preserve"> (i.e., arrested before 18, incarcerated in a juvenile facility before 18, incarcerated in an adult facility before 18, and no CLS contact before 18 serving as the reference group).[</w:t>
      </w:r>
      <w:r w:rsidR="00835D5D">
        <w:t>15</w:t>
      </w:r>
      <w:r>
        <w:t xml:space="preserve">] </w:t>
      </w:r>
      <w:r w:rsidR="00245252">
        <w:rPr>
          <w:b/>
          <w:bCs/>
          <w:i/>
          <w:iCs/>
        </w:rPr>
        <w:t>Federal</w:t>
      </w:r>
      <w:r w:rsidRPr="0005723E">
        <w:rPr>
          <w:b/>
          <w:bCs/>
          <w:i/>
          <w:iCs/>
        </w:rPr>
        <w:t xml:space="preserve"> </w:t>
      </w:r>
      <w:r>
        <w:rPr>
          <w:b/>
          <w:bCs/>
          <w:i/>
          <w:iCs/>
        </w:rPr>
        <w:t xml:space="preserve">Medicaid expenditures </w:t>
      </w:r>
      <w:r>
        <w:t xml:space="preserve">was included as a time-varying independent variable, capturing the federal expenditures (aggregated into a total dollar amount) on Medicaid from 2002-2010 (yearly) and 2011-2019 (biennially). </w:t>
      </w:r>
      <w:ins w:id="143" w:author="Silver, Ian" w:date="2026-02-18T09:11:00Z" w16du:dateUtc="2026-02-18T14:11:00Z">
        <w:r w:rsidR="00245252">
          <w:rPr>
            <w:b/>
            <w:bCs/>
            <w:i/>
            <w:iCs/>
          </w:rPr>
          <w:t>State</w:t>
        </w:r>
        <w:r w:rsidR="00245252" w:rsidRPr="0005723E">
          <w:rPr>
            <w:b/>
            <w:bCs/>
            <w:i/>
            <w:iCs/>
          </w:rPr>
          <w:t xml:space="preserve"> </w:t>
        </w:r>
        <w:r w:rsidR="00245252">
          <w:rPr>
            <w:b/>
            <w:bCs/>
            <w:i/>
            <w:iCs/>
          </w:rPr>
          <w:t xml:space="preserve">Medicaid expenditures </w:t>
        </w:r>
        <w:proofErr w:type="gramStart"/>
        <w:r w:rsidR="00245252">
          <w:t>was</w:t>
        </w:r>
        <w:proofErr w:type="gramEnd"/>
        <w:r w:rsidR="00245252">
          <w:t xml:space="preserve"> included as a time-varying independent variable, capturing the </w:t>
        </w:r>
      </w:ins>
      <w:ins w:id="144" w:author="Silver, Ian" w:date="2026-02-18T09:12:00Z" w16du:dateUtc="2026-02-18T14:12:00Z">
        <w:r w:rsidR="00245252">
          <w:t>state</w:t>
        </w:r>
      </w:ins>
      <w:ins w:id="145" w:author="Silver, Ian" w:date="2026-02-18T09:11:00Z" w16du:dateUtc="2026-02-18T14:11:00Z">
        <w:r w:rsidR="00245252">
          <w:t xml:space="preserve"> expenditures (aggregated into a total dollar amount) on Medicaid from 2002-2010 (yearly) and 2011-2019 (biennially). </w:t>
        </w:r>
      </w:ins>
      <w:r>
        <w:t>Due to data restrictions</w:t>
      </w:r>
      <w:ins w:id="146" w:author="Silver, Ian" w:date="2026-02-18T09:14:00Z" w16du:dateUtc="2026-02-18T14:14:00Z">
        <w:r w:rsidR="00245252">
          <w:t xml:space="preserve"> associated with geocoded data (requires approval and security clearance from the Bureau of Labor Statistics)</w:t>
        </w:r>
      </w:ins>
      <w:r>
        <w:t>, we could not look at state specific Medicaid expenditures</w:t>
      </w:r>
      <w:ins w:id="147" w:author="Silver, Ian" w:date="2026-02-18T09:12:00Z" w16du:dateUtc="2026-02-18T14:12:00Z">
        <w:r w:rsidR="00245252">
          <w:t xml:space="preserve"> for each respondent</w:t>
        </w:r>
      </w:ins>
      <w:r>
        <w:t xml:space="preserve">. </w:t>
      </w:r>
    </w:p>
    <w:p w14:paraId="26E9F373" w14:textId="21C2233B" w:rsidR="00D74B0E" w:rsidRDefault="00D74B0E" w:rsidP="00D74B0E">
      <w:pPr>
        <w:contextualSpacing w:val="0"/>
      </w:pPr>
      <w:r>
        <w:tab/>
      </w:r>
      <w:del w:id="148" w:author="Silver, Ian" w:date="2026-02-18T09:12:00Z" w16du:dateUtc="2026-02-18T14:12:00Z">
        <w:r w:rsidDel="00245252">
          <w:delText xml:space="preserve">Five </w:delText>
        </w:r>
      </w:del>
      <w:ins w:id="149" w:author="Silver, Ian" w:date="2026-02-18T09:12:00Z" w16du:dateUtc="2026-02-18T14:12:00Z">
        <w:r w:rsidR="00245252">
          <w:t xml:space="preserve">Three </w:t>
        </w:r>
      </w:ins>
      <w:r>
        <w:t xml:space="preserve">time-varying covariates were included from 2002-2010 (yearly) and 2011-2019 (biennially): </w:t>
      </w:r>
      <w:r w:rsidRPr="0005723E">
        <w:rPr>
          <w:b/>
          <w:bCs/>
          <w:i/>
          <w:iCs/>
        </w:rPr>
        <w:t>Wave Indicator</w:t>
      </w:r>
      <w:r w:rsidRPr="0005723E">
        <w:t xml:space="preserve">, </w:t>
      </w:r>
      <w:del w:id="150" w:author="Silver, Ian" w:date="2026-02-18T09:12:00Z" w16du:dateUtc="2026-02-18T14:12:00Z">
        <w:r w:rsidRPr="0005723E" w:rsidDel="00245252">
          <w:rPr>
            <w:b/>
            <w:bCs/>
            <w:i/>
            <w:iCs/>
          </w:rPr>
          <w:delText>Number of Arrests</w:delText>
        </w:r>
        <w:r w:rsidRPr="0005723E" w:rsidDel="00245252">
          <w:delText>,</w:delText>
        </w:r>
        <w:r w:rsidDel="00245252">
          <w:rPr>
            <w:i/>
            <w:iCs/>
          </w:rPr>
          <w:delText xml:space="preserve"> </w:delText>
        </w:r>
        <w:r w:rsidRPr="0005723E" w:rsidDel="00245252">
          <w:rPr>
            <w:b/>
            <w:bCs/>
            <w:i/>
            <w:iCs/>
          </w:rPr>
          <w:delText>Months Incarcerated</w:delText>
        </w:r>
        <w:r w:rsidRPr="0005723E" w:rsidDel="00245252">
          <w:delText>,</w:delText>
        </w:r>
        <w:r w:rsidDel="00245252">
          <w:rPr>
            <w:i/>
            <w:iCs/>
          </w:rPr>
          <w:delText xml:space="preserve"> </w:delText>
        </w:r>
      </w:del>
      <w:r w:rsidRPr="0005723E">
        <w:rPr>
          <w:b/>
          <w:bCs/>
          <w:i/>
          <w:iCs/>
        </w:rPr>
        <w:t>General Health</w:t>
      </w:r>
      <w:r w:rsidRPr="0005723E">
        <w:t>,</w:t>
      </w:r>
      <w:r>
        <w:rPr>
          <w:i/>
          <w:iCs/>
        </w:rPr>
        <w:t xml:space="preserve"> </w:t>
      </w:r>
      <w:r w:rsidRPr="0005723E">
        <w:t>and</w:t>
      </w:r>
      <w:r>
        <w:rPr>
          <w:i/>
          <w:iCs/>
        </w:rPr>
        <w:t xml:space="preserve"> </w:t>
      </w:r>
      <w:r w:rsidRPr="0005723E">
        <w:rPr>
          <w:b/>
          <w:bCs/>
          <w:i/>
          <w:iCs/>
        </w:rPr>
        <w:t>Weeks Worked</w:t>
      </w:r>
      <w:r>
        <w:t xml:space="preserve">. Fifteen time-invariant covariates were included in the current study to adjust for demographics (e.g., ethnicity, race), </w:t>
      </w:r>
      <w:ins w:id="151" w:author="Silver, Ian" w:date="2026-02-18T09:13:00Z" w16du:dateUtc="2026-02-18T14:13:00Z">
        <w:r w:rsidR="00245252">
          <w:t xml:space="preserve">residential location (e.g., resides in urban area, resides in metropolitan statistical area, the census region respondent resided in), </w:t>
        </w:r>
      </w:ins>
      <w:r>
        <w:t xml:space="preserve">parental information (e.g., educational attainment, health), and baseline information about the respondent (e.g., health, employment, adverse experiences). </w:t>
      </w:r>
    </w:p>
    <w:p w14:paraId="782D4576" w14:textId="77777777" w:rsidR="00D74B0E" w:rsidRPr="00A52A0F" w:rsidRDefault="00D74B0E" w:rsidP="00D74B0E">
      <w:pPr>
        <w:contextualSpacing w:val="0"/>
        <w:rPr>
          <w:b/>
          <w:bCs/>
          <w:i/>
          <w:iCs/>
        </w:rPr>
      </w:pPr>
      <w:r w:rsidRPr="00A52A0F">
        <w:rPr>
          <w:b/>
          <w:bCs/>
          <w:i/>
          <w:iCs/>
        </w:rPr>
        <w:t xml:space="preserve">Analytical Strategy </w:t>
      </w:r>
    </w:p>
    <w:p w14:paraId="7BCEB307" w14:textId="55B100C2" w:rsidR="00D74B0E" w:rsidRDefault="00D74B0E" w:rsidP="00D74B0E">
      <w:pPr>
        <w:contextualSpacing w:val="0"/>
      </w:pPr>
      <w:r>
        <w:tab/>
        <w:t xml:space="preserve">A three-step analytical strategy was implemented to examine the association between no health insurance, CLS involvement before 18, and </w:t>
      </w:r>
      <w:del w:id="152" w:author="Silver, Ian" w:date="2026-02-18T11:29:00Z" w16du:dateUtc="2026-02-18T16:29:00Z">
        <w:r w:rsidDel="00254762">
          <w:delText xml:space="preserve">National </w:delText>
        </w:r>
      </w:del>
      <w:ins w:id="153" w:author="Silver, Ian" w:date="2026-02-18T11:29:00Z" w16du:dateUtc="2026-02-18T16:29:00Z">
        <w:r w:rsidR="00254762">
          <w:t xml:space="preserve">Federal and State </w:t>
        </w:r>
      </w:ins>
      <w:r>
        <w:t xml:space="preserve">Medicaid expenditures. </w:t>
      </w:r>
      <w:r>
        <w:lastRenderedPageBreak/>
        <w:t>First, descriptive statistics were produced for the analytical sample (</w:t>
      </w:r>
      <w:r w:rsidRPr="000C2C58">
        <w:rPr>
          <w:b/>
          <w:bCs/>
        </w:rPr>
        <w:t>Table 1</w:t>
      </w:r>
      <w:r>
        <w:t>). Missing information for the respondents was subjected to a missing case analysis, suggesting the data could have been missing at random, and imputed using Multiple Imputation through Chained Equations and the random forest estimator.[</w:t>
      </w:r>
      <w:r w:rsidR="00835D5D">
        <w:t>16</w:t>
      </w:r>
      <w:r>
        <w:t>] Second, a lagged random-intercept Bayesian binary logistic regression model was estimated using weakly informative priors and four Markov chain Monte Carlo simulations with 20,000 iterations each (10,000 warmup and 10,000 samples).[</w:t>
      </w:r>
      <w:r w:rsidR="00835D5D">
        <w:t>17</w:t>
      </w:r>
      <w:r>
        <w:t xml:space="preserve">] </w:t>
      </w:r>
      <w:del w:id="154" w:author="Silver, Ian" w:date="2026-02-18T11:29:00Z" w16du:dateUtc="2026-02-18T16:29:00Z">
        <w:r w:rsidDel="00254762">
          <w:delText xml:space="preserve">A supplemental model was estimated without wave included to observe if the correlation between wave and Medicaid expenditure substantively impacted the estimated effects (Appendix A). The results suggested that the estimates were extremely similar between the two models. </w:delText>
        </w:r>
      </w:del>
    </w:p>
    <w:p w14:paraId="144B79A2" w14:textId="74E4D206" w:rsidR="00B81AE5" w:rsidRDefault="00D74B0E" w:rsidP="00B81AE5">
      <w:pPr>
        <w:ind w:firstLine="720"/>
        <w:contextualSpacing w:val="0"/>
        <w:rPr>
          <w:ins w:id="155" w:author="Silver, Ian" w:date="2026-02-18T11:51:00Z" w16du:dateUtc="2026-02-18T16:51:00Z"/>
        </w:rPr>
      </w:pPr>
      <w:r>
        <w:t xml:space="preserve">Finally, a series of predictions were drawn from the posterior distributions using </w:t>
      </w:r>
      <w:r w:rsidRPr="001B1F07">
        <w:rPr>
          <w:b/>
          <w:bCs/>
          <w:i/>
          <w:iCs/>
        </w:rPr>
        <w:t>400 identical cases</w:t>
      </w:r>
      <w:r>
        <w:t xml:space="preserve"> with varying severity of CLS involvement before the age of 18 (N observations = 8,800).[</w:t>
      </w:r>
      <w:r w:rsidR="00835D5D">
        <w:t>17</w:t>
      </w:r>
      <w:r>
        <w:t>,</w:t>
      </w:r>
      <w:r w:rsidR="00835D5D">
        <w:t>18</w:t>
      </w:r>
      <w:r>
        <w:t xml:space="preserve">] Three posterior predictions were drawn for the primary text, each using the </w:t>
      </w:r>
      <w:r w:rsidRPr="001B1F07">
        <w:rPr>
          <w:i/>
          <w:iCs/>
        </w:rPr>
        <w:t>yearly</w:t>
      </w:r>
      <w:r>
        <w:t xml:space="preserve"> </w:t>
      </w:r>
      <w:ins w:id="156" w:author="Silver, Ian" w:date="2026-02-18T11:29:00Z" w16du:dateUtc="2026-02-18T16:29:00Z">
        <w:r w:rsidR="00254762">
          <w:t xml:space="preserve">federal </w:t>
        </w:r>
      </w:ins>
      <w:r>
        <w:t>Medicaid spending from 2002-2021 to predict the probability of no insurance for individuals with no CLS contact before 18, arrested before 18, incarcerated in a juvenile facility before 18, and incarcerated in an adult facility before 18 from 2003-2021.</w:t>
      </w:r>
      <w:ins w:id="157" w:author="Silver, Ian" w:date="2026-02-18T11:51:00Z" w16du:dateUtc="2026-02-18T16:51:00Z">
        <w:r w:rsidR="00B81AE5">
          <w:t xml:space="preserve"> A posterior prediction is a forecast based on the distribution of potential outcomes</w:t>
        </w:r>
      </w:ins>
      <w:ins w:id="158" w:author="Silver, Ian" w:date="2026-02-18T11:52:00Z" w16du:dateUtc="2026-02-18T16:52:00Z">
        <w:r w:rsidR="00B81AE5">
          <w:t xml:space="preserve"> for the individuals within the sample</w:t>
        </w:r>
      </w:ins>
      <w:ins w:id="159" w:author="Silver, Ian" w:date="2026-02-18T11:51:00Z" w16du:dateUtc="2026-02-18T16:51:00Z">
        <w:r w:rsidR="00B81AE5">
          <w:t xml:space="preserve"> (e.g., varying </w:t>
        </w:r>
      </w:ins>
      <w:ins w:id="160" w:author="Silver, Ian" w:date="2026-02-18T11:52:00Z" w16du:dateUtc="2026-02-18T16:52:00Z">
        <w:r w:rsidR="00B81AE5">
          <w:t xml:space="preserve">probability of no insurance) created by a Bayesian model.[17,18] </w:t>
        </w:r>
      </w:ins>
      <w:ins w:id="161" w:author="Silver, Ian" w:date="2026-02-20T08:29:00Z" w16du:dateUtc="2026-02-20T13:29:00Z">
        <w:r w:rsidR="00C55C23">
          <w:t xml:space="preserve">A Bayesian </w:t>
        </w:r>
      </w:ins>
      <w:ins w:id="162" w:author="Silver, Ian" w:date="2026-02-20T08:30:00Z" w16du:dateUtc="2026-02-20T13:30:00Z">
        <w:r w:rsidR="00C55C23">
          <w:t>random-intercept</w:t>
        </w:r>
        <w:r w:rsidR="00C55C23">
          <w:t xml:space="preserve"> model was preferred as it provides the ability to </w:t>
        </w:r>
        <w:r w:rsidR="00C55C23" w:rsidRPr="00C55C23">
          <w:t>adjust for within-individual stability over time (e.g., unmeasured socioeconomic factors) and</w:t>
        </w:r>
        <w:r w:rsidR="00C55C23">
          <w:t xml:space="preserve"> can forecast </w:t>
        </w:r>
        <w:r w:rsidR="00C55C23" w:rsidRPr="00C55C23">
          <w:t>future outcomes while accounting for uncertainty</w:t>
        </w:r>
        <w:r w:rsidR="00C55C23">
          <w:t>.[17,18]</w:t>
        </w:r>
      </w:ins>
    </w:p>
    <w:p w14:paraId="43B71ACA" w14:textId="0F8C4BFA" w:rsidR="00D74B0E" w:rsidRDefault="00D74B0E" w:rsidP="00D74B0E">
      <w:pPr>
        <w:ind w:firstLine="720"/>
        <w:contextualSpacing w:val="0"/>
      </w:pPr>
      <w:r>
        <w:t xml:space="preserve"> The first set of posterior predictions relied on the observed </w:t>
      </w:r>
      <w:ins w:id="163" w:author="Silver, Ian" w:date="2026-02-18T11:29:00Z" w16du:dateUtc="2026-02-18T16:29:00Z">
        <w:r w:rsidR="00254762">
          <w:t xml:space="preserve">federal </w:t>
        </w:r>
      </w:ins>
      <w:r>
        <w:t xml:space="preserve">Medicaid spending (actual spending) from 2021-2023 and predicted the probability of no insurance for 2022-2024. The second set of posterior predictions cut </w:t>
      </w:r>
      <w:ins w:id="164" w:author="Silver, Ian" w:date="2026-02-18T11:30:00Z" w16du:dateUtc="2026-02-18T16:30:00Z">
        <w:r w:rsidR="00254762">
          <w:t xml:space="preserve">federal </w:t>
        </w:r>
      </w:ins>
      <w:r>
        <w:t xml:space="preserve">Medicaid spending in half (50 percent reduction) for 2021-2023 and predicted the probability of no insurance for 2022-2024. The final set of posterior predictions increased </w:t>
      </w:r>
      <w:ins w:id="165" w:author="Silver, Ian" w:date="2026-02-18T11:30:00Z" w16du:dateUtc="2026-02-18T16:30:00Z">
        <w:r w:rsidR="00254762">
          <w:t xml:space="preserve">federal </w:t>
        </w:r>
      </w:ins>
      <w:r>
        <w:t xml:space="preserve">Medicaid spending by 20 percent for 2021-2023 </w:t>
      </w:r>
      <w:r>
        <w:lastRenderedPageBreak/>
        <w:t xml:space="preserve">and predicted the probability of no insurance for 2022-2024. Although the results of the current study focus on 50 percent cuts and 20 percent increases to </w:t>
      </w:r>
      <w:ins w:id="166" w:author="Silver, Ian" w:date="2026-02-18T11:30:00Z" w16du:dateUtc="2026-02-18T16:30:00Z">
        <w:r w:rsidR="00254762">
          <w:t xml:space="preserve">federal </w:t>
        </w:r>
      </w:ins>
      <w:r>
        <w:t xml:space="preserve">Medicaid spending from 2021-2023, additional </w:t>
      </w:r>
      <w:ins w:id="167" w:author="Silver, Ian" w:date="2026-02-18T11:30:00Z" w16du:dateUtc="2026-02-18T16:30:00Z">
        <w:r w:rsidR="00254762">
          <w:t xml:space="preserve">federal </w:t>
        </w:r>
      </w:ins>
      <w:r>
        <w:t xml:space="preserve">Medicaid spending cuts and increases were explored (i.e., 10%-100% cuts; 10%-100% increases). </w:t>
      </w:r>
    </w:p>
    <w:p w14:paraId="628B8BFA" w14:textId="162087D7" w:rsidR="00D74B0E" w:rsidRPr="0040536D" w:rsidRDefault="00D74B0E" w:rsidP="00424CF2">
      <w:pPr>
        <w:ind w:firstLine="720"/>
      </w:pPr>
      <w:r>
        <w:t>The posterior predictions were demarcated by sex and Race (i.e., Black and White) to observe if disparities existed between groups. Due to the limited sample size for non-Black, non-White individuals, we were unable to produce predictions for other racial/ethnic groups</w:t>
      </w:r>
      <w:r w:rsidRPr="0040536D">
        <w:t>. Due to their heightened involvement in the CLS during adolescents, the posterior predictions for Black males are presented in the primary text,[</w:t>
      </w:r>
      <w:r w:rsidR="00835D5D" w:rsidRPr="0040536D">
        <w:t>19</w:t>
      </w:r>
      <w:r w:rsidRPr="0040536D">
        <w:t xml:space="preserve">] while the posterior predictions for Black females, White males, and White females are presented in Appendices B-D. All of the code used to conduct the current </w:t>
      </w:r>
      <w:proofErr w:type="gramStart"/>
      <w:r w:rsidRPr="0040536D">
        <w:t>study</w:t>
      </w:r>
      <w:proofErr w:type="gramEnd"/>
      <w:r w:rsidRPr="0040536D">
        <w:t xml:space="preserve"> and additional supplemental analyses have been made available at (</w:t>
      </w:r>
      <w:proofErr w:type="spellStart"/>
      <w:r w:rsidR="0040536D" w:rsidRPr="0040536D">
        <w:rPr>
          <w:i/>
          <w:iCs/>
        </w:rPr>
        <w:t>github</w:t>
      </w:r>
      <w:proofErr w:type="spellEnd"/>
      <w:r w:rsidR="0040536D" w:rsidRPr="0040536D">
        <w:rPr>
          <w:i/>
          <w:iCs/>
        </w:rPr>
        <w:t xml:space="preserve"> link to be provided upon publication</w:t>
      </w:r>
      <w:r w:rsidRPr="0040536D">
        <w:t>).</w:t>
      </w:r>
    </w:p>
    <w:p w14:paraId="72C6D5EC" w14:textId="6A8E9FC9" w:rsidR="00E52316" w:rsidRPr="0040536D" w:rsidRDefault="00C821A2" w:rsidP="00E52316">
      <w:pPr>
        <w:contextualSpacing w:val="0"/>
        <w:rPr>
          <w:b/>
          <w:bCs/>
        </w:rPr>
      </w:pPr>
      <w:r w:rsidRPr="0040536D">
        <w:rPr>
          <w:b/>
          <w:bCs/>
        </w:rPr>
        <w:t>Results</w:t>
      </w:r>
    </w:p>
    <w:p w14:paraId="50E25B11" w14:textId="49CB47D7" w:rsidR="00E9723A" w:rsidRPr="0040536D" w:rsidRDefault="00E9723A" w:rsidP="00E52316">
      <w:pPr>
        <w:contextualSpacing w:val="0"/>
        <w:rPr>
          <w:b/>
          <w:bCs/>
          <w:i/>
          <w:iCs/>
        </w:rPr>
      </w:pPr>
      <w:r w:rsidRPr="0040536D">
        <w:rPr>
          <w:b/>
          <w:bCs/>
          <w:i/>
          <w:iCs/>
        </w:rPr>
        <w:t>Model Results</w:t>
      </w:r>
    </w:p>
    <w:p w14:paraId="1D169030" w14:textId="7907F2FB" w:rsidR="00E32F12" w:rsidRPr="0040536D" w:rsidRDefault="00E32F12" w:rsidP="00946754">
      <w:pPr>
        <w:ind w:firstLine="720"/>
        <w:contextualSpacing w:val="0"/>
      </w:pPr>
      <w:r w:rsidRPr="0040536D">
        <w:t>Table 1 provides the descriptive statistics for the analytical sample. Approximately, 15</w:t>
      </w:r>
      <w:r w:rsidR="00B82157" w:rsidRPr="0040536D">
        <w:t xml:space="preserve"> percent of the analytical sample was arrested before 18, with 2 percent incarcerated in a juvenile facility before 18, and 1 percent incarcerated in an adult facility before 18. On average, 28 percent of the individuals in the analytical sample did not have health insurance each year. </w:t>
      </w:r>
      <w:r w:rsidRPr="0040536D">
        <w:t xml:space="preserve"> </w:t>
      </w:r>
    </w:p>
    <w:p w14:paraId="5007BBEA" w14:textId="74E099F1" w:rsidR="00A75B1B" w:rsidRPr="0040536D" w:rsidRDefault="007F0470" w:rsidP="00254762">
      <w:pPr>
        <w:ind w:firstLine="720"/>
        <w:contextualSpacing w:val="0"/>
      </w:pPr>
      <w:r w:rsidRPr="0040536D">
        <w:t xml:space="preserve">Table </w:t>
      </w:r>
      <w:r w:rsidR="006F6E3D">
        <w:t>2</w:t>
      </w:r>
      <w:r w:rsidRPr="0040536D">
        <w:t xml:space="preserve"> provides the results of the lagged random-intercept Bayesian binary logistic regression model. </w:t>
      </w:r>
      <w:r w:rsidR="0082213F" w:rsidRPr="0040536D">
        <w:t>The results show that</w:t>
      </w:r>
      <w:r w:rsidRPr="0040536D">
        <w:t xml:space="preserve"> being arrested</w:t>
      </w:r>
      <w:r w:rsidR="0082213F" w:rsidRPr="0040536D">
        <w:t xml:space="preserve"> (OR = 1.</w:t>
      </w:r>
      <w:del w:id="168" w:author="Silver, Ian" w:date="2026-02-18T10:55:00Z" w16du:dateUtc="2026-02-18T15:55:00Z">
        <w:r w:rsidR="0082213F" w:rsidRPr="0040536D" w:rsidDel="000F19D2">
          <w:delText>815</w:delText>
        </w:r>
      </w:del>
      <w:ins w:id="169" w:author="Silver, Ian" w:date="2026-02-18T10:55:00Z" w16du:dateUtc="2026-02-18T15:55:00Z">
        <w:r w:rsidR="000F19D2" w:rsidRPr="0040536D">
          <w:t>8</w:t>
        </w:r>
        <w:r w:rsidR="000F19D2">
          <w:t>47</w:t>
        </w:r>
      </w:ins>
      <w:r w:rsidR="0082213F" w:rsidRPr="0040536D">
        <w:t xml:space="preserve">, SE = 0.057; </w:t>
      </w:r>
      <w:proofErr w:type="spellStart"/>
      <w:r w:rsidR="0082213F" w:rsidRPr="0040536D">
        <w:t>95%CI</w:t>
      </w:r>
      <w:proofErr w:type="spellEnd"/>
      <w:r w:rsidR="0082213F" w:rsidRPr="0040536D">
        <w:t xml:space="preserve"> = 1.</w:t>
      </w:r>
      <w:del w:id="170" w:author="Silver, Ian" w:date="2026-02-18T10:58:00Z" w16du:dateUtc="2026-02-18T15:58:00Z">
        <w:r w:rsidR="0082213F" w:rsidRPr="0040536D" w:rsidDel="000F19D2">
          <w:delText>624</w:delText>
        </w:r>
      </w:del>
      <w:ins w:id="171" w:author="Silver, Ian" w:date="2026-02-18T10:58:00Z" w16du:dateUtc="2026-02-18T15:58:00Z">
        <w:r w:rsidR="000F19D2" w:rsidRPr="0040536D">
          <w:t>6</w:t>
        </w:r>
        <w:r w:rsidR="000F19D2">
          <w:t>55</w:t>
        </w:r>
      </w:ins>
      <w:r w:rsidR="0082213F" w:rsidRPr="0040536D">
        <w:t>, 2.</w:t>
      </w:r>
      <w:del w:id="172" w:author="Silver, Ian" w:date="2026-02-18T10:58:00Z" w16du:dateUtc="2026-02-18T15:58:00Z">
        <w:r w:rsidR="0082213F" w:rsidRPr="0040536D" w:rsidDel="000F19D2">
          <w:delText>030</w:delText>
        </w:r>
      </w:del>
      <w:ins w:id="173" w:author="Silver, Ian" w:date="2026-02-18T10:58:00Z" w16du:dateUtc="2026-02-18T15:58:00Z">
        <w:r w:rsidR="000F19D2" w:rsidRPr="0040536D">
          <w:t>0</w:t>
        </w:r>
        <w:r w:rsidR="000F19D2">
          <w:t>71</w:t>
        </w:r>
      </w:ins>
      <w:r w:rsidR="0082213F" w:rsidRPr="0040536D">
        <w:t>)</w:t>
      </w:r>
      <w:r w:rsidRPr="0040536D">
        <w:t>, incarcerated in a juvenile facility</w:t>
      </w:r>
      <w:r w:rsidR="0082213F" w:rsidRPr="0040536D">
        <w:t xml:space="preserve"> (</w:t>
      </w:r>
      <w:r w:rsidR="0082213F" w:rsidRPr="0040536D">
        <w:rPr>
          <w:i/>
          <w:iCs/>
        </w:rPr>
        <w:t>OR</w:t>
      </w:r>
      <w:r w:rsidR="0082213F" w:rsidRPr="0040536D">
        <w:t xml:space="preserve"> = 2.</w:t>
      </w:r>
      <w:del w:id="174" w:author="Silver, Ian" w:date="2026-02-18T10:58:00Z" w16du:dateUtc="2026-02-18T15:58:00Z">
        <w:r w:rsidR="0082213F" w:rsidRPr="0040536D" w:rsidDel="000F19D2">
          <w:delText>565</w:delText>
        </w:r>
      </w:del>
      <w:ins w:id="175" w:author="Silver, Ian" w:date="2026-02-18T10:58:00Z" w16du:dateUtc="2026-02-18T15:58:00Z">
        <w:r w:rsidR="000F19D2">
          <w:t>817</w:t>
        </w:r>
      </w:ins>
      <w:r w:rsidR="0082213F" w:rsidRPr="0040536D">
        <w:t>, SE = 0.</w:t>
      </w:r>
      <w:del w:id="176" w:author="Silver, Ian" w:date="2026-02-18T10:58:00Z" w16du:dateUtc="2026-02-18T15:58:00Z">
        <w:r w:rsidR="0082213F" w:rsidRPr="0040536D" w:rsidDel="000F19D2">
          <w:delText>141</w:delText>
        </w:r>
      </w:del>
      <w:ins w:id="177" w:author="Silver, Ian" w:date="2026-02-18T10:58:00Z" w16du:dateUtc="2026-02-18T15:58:00Z">
        <w:r w:rsidR="000F19D2" w:rsidRPr="0040536D">
          <w:t>14</w:t>
        </w:r>
        <w:r w:rsidR="000F19D2">
          <w:t>2</w:t>
        </w:r>
      </w:ins>
      <w:r w:rsidR="0082213F" w:rsidRPr="0040536D">
        <w:t xml:space="preserve">; </w:t>
      </w:r>
      <w:proofErr w:type="spellStart"/>
      <w:r w:rsidR="0082213F" w:rsidRPr="0040536D">
        <w:t>95%CI</w:t>
      </w:r>
      <w:proofErr w:type="spellEnd"/>
      <w:r w:rsidR="0082213F" w:rsidRPr="0040536D">
        <w:t xml:space="preserve"> = </w:t>
      </w:r>
      <w:del w:id="178" w:author="Silver, Ian" w:date="2026-02-18T10:58:00Z" w16du:dateUtc="2026-02-18T15:58:00Z">
        <w:r w:rsidR="0082213F" w:rsidRPr="0040536D" w:rsidDel="000F19D2">
          <w:delText>1.944</w:delText>
        </w:r>
      </w:del>
      <w:ins w:id="179" w:author="Silver, Ian" w:date="2026-02-18T10:58:00Z" w16du:dateUtc="2026-02-18T15:58:00Z">
        <w:r w:rsidR="000F19D2">
          <w:t>2.132</w:t>
        </w:r>
      </w:ins>
      <w:r w:rsidR="0082213F" w:rsidRPr="0040536D">
        <w:t>, 3.</w:t>
      </w:r>
      <w:del w:id="180" w:author="Silver, Ian" w:date="2026-02-18T10:58:00Z" w16du:dateUtc="2026-02-18T15:58:00Z">
        <w:r w:rsidR="0082213F" w:rsidRPr="0040536D" w:rsidDel="000F19D2">
          <w:delText>378</w:delText>
        </w:r>
      </w:del>
      <w:ins w:id="181" w:author="Silver, Ian" w:date="2026-02-18T10:58:00Z" w16du:dateUtc="2026-02-18T15:58:00Z">
        <w:r w:rsidR="000F19D2">
          <w:t>712</w:t>
        </w:r>
      </w:ins>
      <w:r w:rsidR="0082213F" w:rsidRPr="0040536D">
        <w:t>)</w:t>
      </w:r>
      <w:r w:rsidRPr="0040536D">
        <w:t xml:space="preserve">, </w:t>
      </w:r>
      <w:r w:rsidR="0082213F" w:rsidRPr="0040536D">
        <w:t>and</w:t>
      </w:r>
      <w:r w:rsidRPr="0040536D">
        <w:t xml:space="preserve"> incarcerated in an adult facility before 18</w:t>
      </w:r>
      <w:r w:rsidR="0048208C" w:rsidRPr="0040536D">
        <w:t xml:space="preserve"> (</w:t>
      </w:r>
      <w:del w:id="182" w:author="Silver, Ian" w:date="2026-02-18T10:58:00Z" w16du:dateUtc="2026-02-18T15:58:00Z">
        <w:r w:rsidR="0048208C" w:rsidRPr="0040536D" w:rsidDel="000F19D2">
          <w:delText>2.947</w:delText>
        </w:r>
      </w:del>
      <w:ins w:id="183" w:author="Silver, Ian" w:date="2026-02-18T10:58:00Z" w16du:dateUtc="2026-02-18T15:58:00Z">
        <w:r w:rsidR="000F19D2">
          <w:t>3.454</w:t>
        </w:r>
      </w:ins>
      <w:r w:rsidR="0048208C" w:rsidRPr="0040536D">
        <w:t>, SE = 0.</w:t>
      </w:r>
      <w:del w:id="184" w:author="Silver, Ian" w:date="2026-02-18T10:58:00Z" w16du:dateUtc="2026-02-18T15:58:00Z">
        <w:r w:rsidR="0048208C" w:rsidRPr="0040536D" w:rsidDel="000F19D2">
          <w:delText>174</w:delText>
        </w:r>
      </w:del>
      <w:ins w:id="185" w:author="Silver, Ian" w:date="2026-02-18T10:58:00Z" w16du:dateUtc="2026-02-18T15:58:00Z">
        <w:r w:rsidR="000F19D2" w:rsidRPr="0040536D">
          <w:t>1</w:t>
        </w:r>
        <w:r w:rsidR="000F19D2">
          <w:t>80</w:t>
        </w:r>
      </w:ins>
      <w:r w:rsidR="0048208C" w:rsidRPr="0040536D">
        <w:t xml:space="preserve">; </w:t>
      </w:r>
      <w:proofErr w:type="spellStart"/>
      <w:r w:rsidR="0048208C" w:rsidRPr="0040536D">
        <w:t>95%CI</w:t>
      </w:r>
      <w:proofErr w:type="spellEnd"/>
      <w:r w:rsidR="0048208C" w:rsidRPr="0040536D">
        <w:t xml:space="preserve"> = 2.</w:t>
      </w:r>
      <w:del w:id="186" w:author="Silver, Ian" w:date="2026-02-18T10:59:00Z" w16du:dateUtc="2026-02-18T15:59:00Z">
        <w:r w:rsidR="0048208C" w:rsidRPr="0040536D" w:rsidDel="000F19D2">
          <w:delText>096</w:delText>
        </w:r>
      </w:del>
      <w:ins w:id="187" w:author="Silver, Ian" w:date="2026-02-18T10:59:00Z" w16du:dateUtc="2026-02-18T15:59:00Z">
        <w:r w:rsidR="000F19D2">
          <w:t>416</w:t>
        </w:r>
      </w:ins>
      <w:r w:rsidR="0048208C" w:rsidRPr="0040536D">
        <w:t>, 4.</w:t>
      </w:r>
      <w:del w:id="188" w:author="Silver, Ian" w:date="2026-02-18T10:59:00Z" w16du:dateUtc="2026-02-18T15:59:00Z">
        <w:r w:rsidR="0048208C" w:rsidRPr="0040536D" w:rsidDel="000F19D2">
          <w:delText>155</w:delText>
        </w:r>
      </w:del>
      <w:ins w:id="189" w:author="Silver, Ian" w:date="2026-02-18T10:59:00Z" w16du:dateUtc="2026-02-18T15:59:00Z">
        <w:r w:rsidR="000F19D2">
          <w:t>891</w:t>
        </w:r>
      </w:ins>
      <w:r w:rsidR="0048208C" w:rsidRPr="0040536D">
        <w:t>)</w:t>
      </w:r>
      <w:r w:rsidRPr="0040536D">
        <w:t xml:space="preserve"> increased the odds of having no insurance from 2003-2021</w:t>
      </w:r>
      <w:r w:rsidR="0048208C" w:rsidRPr="0040536D">
        <w:t>.</w:t>
      </w:r>
      <w:r w:rsidR="00435006" w:rsidRPr="0040536D">
        <w:t xml:space="preserve"> The magnitude of the effects </w:t>
      </w:r>
      <w:r w:rsidR="0048208C" w:rsidRPr="0040536D">
        <w:t>increased</w:t>
      </w:r>
      <w:r w:rsidR="00435006" w:rsidRPr="0040536D">
        <w:t xml:space="preserve"> as the </w:t>
      </w:r>
      <w:r w:rsidR="00435006" w:rsidRPr="0040536D">
        <w:lastRenderedPageBreak/>
        <w:t>severity of CLS involvement</w:t>
      </w:r>
      <w:r w:rsidR="0048208C" w:rsidRPr="0040536D">
        <w:t xml:space="preserve"> before age 18</w:t>
      </w:r>
      <w:r w:rsidR="00435006" w:rsidRPr="0040536D">
        <w:t xml:space="preserve"> increased. </w:t>
      </w:r>
      <w:r w:rsidR="0048208C" w:rsidRPr="0040536D">
        <w:t xml:space="preserve">On the other hand, </w:t>
      </w:r>
      <w:ins w:id="190" w:author="Silver, Ian" w:date="2026-02-18T11:30:00Z" w16du:dateUtc="2026-02-18T16:30:00Z">
        <w:r w:rsidR="00254762">
          <w:t xml:space="preserve">federal </w:t>
        </w:r>
      </w:ins>
      <w:r w:rsidR="00435006" w:rsidRPr="0040536D">
        <w:t xml:space="preserve">Medicaid expenditures (in trillions) the previous year (2002-2019), </w:t>
      </w:r>
      <w:r w:rsidR="0048208C" w:rsidRPr="0040536D">
        <w:t>were associated with</w:t>
      </w:r>
      <w:r w:rsidR="00435006" w:rsidRPr="0040536D">
        <w:t xml:space="preserve"> decrease</w:t>
      </w:r>
      <w:r w:rsidR="0048208C" w:rsidRPr="0040536D">
        <w:t>d</w:t>
      </w:r>
      <w:r w:rsidR="00435006" w:rsidRPr="0040536D">
        <w:t xml:space="preserve"> odds of an individual not having health insurance the subsequent year (</w:t>
      </w:r>
      <w:r w:rsidR="00193A33" w:rsidRPr="0040536D">
        <w:rPr>
          <w:i/>
          <w:iCs/>
        </w:rPr>
        <w:t>OR</w:t>
      </w:r>
      <w:r w:rsidR="00435006" w:rsidRPr="0040536D">
        <w:t xml:space="preserve"> = </w:t>
      </w:r>
      <w:r w:rsidR="00193A33" w:rsidRPr="0040536D">
        <w:t>0.</w:t>
      </w:r>
      <w:del w:id="191" w:author="Silver, Ian" w:date="2026-02-18T10:59:00Z" w16du:dateUtc="2026-02-18T15:59:00Z">
        <w:r w:rsidR="00193A33" w:rsidRPr="0040536D" w:rsidDel="000F19D2">
          <w:delText>016</w:delText>
        </w:r>
      </w:del>
      <w:ins w:id="192" w:author="Silver, Ian" w:date="2026-02-18T10:59:00Z" w16du:dateUtc="2026-02-18T15:59:00Z">
        <w:r w:rsidR="000F19D2">
          <w:t>114</w:t>
        </w:r>
      </w:ins>
      <w:r w:rsidR="00435006" w:rsidRPr="0040536D">
        <w:t>, SE = 0.</w:t>
      </w:r>
      <w:del w:id="193" w:author="Silver, Ian" w:date="2026-02-18T10:59:00Z" w16du:dateUtc="2026-02-18T15:59:00Z">
        <w:r w:rsidR="00435006" w:rsidRPr="0040536D" w:rsidDel="000F19D2">
          <w:delText>465</w:delText>
        </w:r>
      </w:del>
      <w:ins w:id="194" w:author="Silver, Ian" w:date="2026-02-18T10:59:00Z" w16du:dateUtc="2026-02-18T15:59:00Z">
        <w:r w:rsidR="000F19D2" w:rsidRPr="0040536D">
          <w:t>4</w:t>
        </w:r>
        <w:r w:rsidR="000F19D2">
          <w:t>80</w:t>
        </w:r>
      </w:ins>
      <w:r w:rsidR="00435006" w:rsidRPr="0040536D">
        <w:t xml:space="preserve">; </w:t>
      </w:r>
      <w:proofErr w:type="spellStart"/>
      <w:r w:rsidR="00435006" w:rsidRPr="0040536D">
        <w:t>95%CI</w:t>
      </w:r>
      <w:proofErr w:type="spellEnd"/>
      <w:r w:rsidR="00435006" w:rsidRPr="0040536D">
        <w:t xml:space="preserve"> = </w:t>
      </w:r>
      <w:r w:rsidR="00193A33" w:rsidRPr="0040536D">
        <w:t>0.</w:t>
      </w:r>
      <w:del w:id="195" w:author="Silver, Ian" w:date="2026-02-18T10:59:00Z" w16du:dateUtc="2026-02-18T15:59:00Z">
        <w:r w:rsidR="00193A33" w:rsidRPr="0040536D" w:rsidDel="000F19D2">
          <w:delText>006</w:delText>
        </w:r>
      </w:del>
      <w:ins w:id="196" w:author="Silver, Ian" w:date="2026-02-18T10:59:00Z" w16du:dateUtc="2026-02-18T15:59:00Z">
        <w:r w:rsidR="000F19D2" w:rsidRPr="0040536D">
          <w:t>0</w:t>
        </w:r>
        <w:r w:rsidR="000F19D2">
          <w:t>44</w:t>
        </w:r>
      </w:ins>
      <w:r w:rsidR="00435006" w:rsidRPr="0040536D">
        <w:t xml:space="preserve">, </w:t>
      </w:r>
      <w:r w:rsidR="00193A33" w:rsidRPr="0040536D">
        <w:t>0.</w:t>
      </w:r>
      <w:ins w:id="197" w:author="Silver, Ian" w:date="2026-02-18T10:59:00Z" w16du:dateUtc="2026-02-18T15:59:00Z">
        <w:r w:rsidR="000F19D2">
          <w:t>290</w:t>
        </w:r>
      </w:ins>
      <w:del w:id="198" w:author="Silver, Ian" w:date="2026-02-18T10:59:00Z" w16du:dateUtc="2026-02-18T15:59:00Z">
        <w:r w:rsidR="00193A33" w:rsidRPr="0040536D" w:rsidDel="000F19D2">
          <w:delText>039</w:delText>
        </w:r>
      </w:del>
      <w:r w:rsidR="00435006" w:rsidRPr="0040536D">
        <w:t>).</w:t>
      </w:r>
      <w:ins w:id="199" w:author="Silver, Ian" w:date="2026-02-18T10:59:00Z" w16du:dateUtc="2026-02-18T15:59:00Z">
        <w:r w:rsidR="000F19D2" w:rsidRPr="000F19D2">
          <w:t xml:space="preserve"> </w:t>
        </w:r>
        <w:r w:rsidR="000F19D2">
          <w:t xml:space="preserve">State </w:t>
        </w:r>
        <w:r w:rsidR="000F19D2" w:rsidRPr="0040536D">
          <w:t xml:space="preserve">Medicaid expenditures (in trillions) the previous year (2002-2019), were </w:t>
        </w:r>
        <w:r w:rsidR="000F19D2">
          <w:t xml:space="preserve">also </w:t>
        </w:r>
        <w:r w:rsidR="000F19D2" w:rsidRPr="0040536D">
          <w:t>associated with decreased odds of an individual not having health insurance the subsequent year (</w:t>
        </w:r>
        <w:r w:rsidR="000F19D2" w:rsidRPr="0040536D">
          <w:rPr>
            <w:i/>
            <w:iCs/>
          </w:rPr>
          <w:t>OR</w:t>
        </w:r>
        <w:r w:rsidR="000F19D2" w:rsidRPr="0040536D">
          <w:t xml:space="preserve"> </w:t>
        </w:r>
      </w:ins>
      <w:ins w:id="200" w:author="Silver, Ian" w:date="2026-02-18T11:00:00Z" w16du:dateUtc="2026-02-18T16:00:00Z">
        <w:r w:rsidR="000F19D2">
          <w:t>&lt;</w:t>
        </w:r>
      </w:ins>
      <w:ins w:id="201" w:author="Silver, Ian" w:date="2026-02-18T10:59:00Z" w16du:dateUtc="2026-02-18T15:59:00Z">
        <w:r w:rsidR="000F19D2" w:rsidRPr="0040536D">
          <w:t>0.</w:t>
        </w:r>
      </w:ins>
      <w:ins w:id="202" w:author="Silver, Ian" w:date="2026-02-18T11:00:00Z" w16du:dateUtc="2026-02-18T16:00:00Z">
        <w:r w:rsidR="000F19D2">
          <w:t>000</w:t>
        </w:r>
      </w:ins>
      <w:ins w:id="203" w:author="Silver, Ian" w:date="2026-02-18T10:59:00Z" w16du:dateUtc="2026-02-18T15:59:00Z">
        <w:r w:rsidR="000F19D2" w:rsidRPr="0040536D">
          <w:t>, SE = 0.</w:t>
        </w:r>
      </w:ins>
      <w:ins w:id="204" w:author="Silver, Ian" w:date="2026-02-18T11:00:00Z" w16du:dateUtc="2026-02-18T16:00:00Z">
        <w:r w:rsidR="000F19D2">
          <w:t>813</w:t>
        </w:r>
      </w:ins>
      <w:ins w:id="205" w:author="Silver, Ian" w:date="2026-02-18T10:59:00Z" w16du:dateUtc="2026-02-18T15:59:00Z">
        <w:r w:rsidR="000F19D2" w:rsidRPr="0040536D">
          <w:t xml:space="preserve">; </w:t>
        </w:r>
        <w:proofErr w:type="spellStart"/>
        <w:r w:rsidR="000F19D2" w:rsidRPr="0040536D">
          <w:t>95%CI</w:t>
        </w:r>
        <w:proofErr w:type="spellEnd"/>
        <w:r w:rsidR="000F19D2" w:rsidRPr="0040536D">
          <w:t xml:space="preserve"> = 0.0</w:t>
        </w:r>
      </w:ins>
      <w:ins w:id="206" w:author="Silver, Ian" w:date="2026-02-18T11:00:00Z" w16du:dateUtc="2026-02-18T16:00:00Z">
        <w:r w:rsidR="000F19D2">
          <w:t>00</w:t>
        </w:r>
      </w:ins>
      <w:ins w:id="207" w:author="Silver, Ian" w:date="2026-02-18T10:59:00Z" w16du:dateUtc="2026-02-18T15:59:00Z">
        <w:r w:rsidR="000F19D2" w:rsidRPr="0040536D">
          <w:t xml:space="preserve">, </w:t>
        </w:r>
      </w:ins>
      <w:ins w:id="208" w:author="Silver, Ian" w:date="2026-02-18T11:00:00Z" w16du:dateUtc="2026-02-18T16:00:00Z">
        <w:r w:rsidR="000F19D2" w:rsidRPr="0040536D">
          <w:t>0.0</w:t>
        </w:r>
        <w:r w:rsidR="000F19D2">
          <w:t>00</w:t>
        </w:r>
      </w:ins>
      <w:ins w:id="209" w:author="Silver, Ian" w:date="2026-02-18T10:59:00Z" w16du:dateUtc="2026-02-18T15:59:00Z">
        <w:r w:rsidR="000F19D2" w:rsidRPr="0040536D">
          <w:t>).</w:t>
        </w:r>
      </w:ins>
      <w:r w:rsidR="00435006" w:rsidRPr="0040536D">
        <w:t xml:space="preserve"> </w:t>
      </w:r>
      <w:r w:rsidR="00A75B1B" w:rsidRPr="0040536D">
        <w:t>In billions, th</w:t>
      </w:r>
      <w:r w:rsidR="00193A33" w:rsidRPr="0040536D">
        <w:t>e</w:t>
      </w:r>
      <w:r w:rsidR="00A75B1B" w:rsidRPr="0040536D">
        <w:t xml:space="preserve"> </w:t>
      </w:r>
      <w:r w:rsidR="00193A33" w:rsidRPr="0040536D">
        <w:t>slope coefficient</w:t>
      </w:r>
      <w:r w:rsidR="00A75B1B" w:rsidRPr="0040536D">
        <w:t xml:space="preserve"> suggests that a 100 billion dollar increase in </w:t>
      </w:r>
      <w:ins w:id="210" w:author="Silver, Ian" w:date="2026-02-18T11:30:00Z" w16du:dateUtc="2026-02-18T16:30:00Z">
        <w:r w:rsidR="00254762">
          <w:t xml:space="preserve">federal </w:t>
        </w:r>
      </w:ins>
      <w:r w:rsidR="00A75B1B" w:rsidRPr="0040536D">
        <w:t xml:space="preserve">Medicaid spending would result in a </w:t>
      </w:r>
      <w:del w:id="211" w:author="Silver, Ian" w:date="2026-02-18T11:03:00Z" w16du:dateUtc="2026-02-18T16:03:00Z">
        <w:r w:rsidR="00A75B1B" w:rsidRPr="0040536D" w:rsidDel="000F19D2">
          <w:delText>34</w:delText>
        </w:r>
      </w:del>
      <w:ins w:id="212" w:author="Silver, Ian" w:date="2026-02-18T11:03:00Z" w16du:dateUtc="2026-02-18T16:03:00Z">
        <w:r w:rsidR="000F19D2">
          <w:t>20</w:t>
        </w:r>
      </w:ins>
      <w:r w:rsidR="00EB399E" w:rsidRPr="0040536D">
        <w:t>%</w:t>
      </w:r>
      <w:r w:rsidR="00A75B1B" w:rsidRPr="0040536D">
        <w:t xml:space="preserve"> decrease (</w:t>
      </w:r>
      <w:r w:rsidR="00A75B1B" w:rsidRPr="0040536D">
        <w:rPr>
          <w:i/>
          <w:iCs/>
        </w:rPr>
        <w:t xml:space="preserve">b </w:t>
      </w:r>
      <w:r w:rsidR="00A75B1B" w:rsidRPr="0040536D">
        <w:t>= -0.</w:t>
      </w:r>
      <w:del w:id="213" w:author="Silver, Ian" w:date="2026-02-18T11:03:00Z" w16du:dateUtc="2026-02-18T16:03:00Z">
        <w:r w:rsidR="00A75B1B" w:rsidRPr="0040536D" w:rsidDel="000F19D2">
          <w:delText>416</w:delText>
        </w:r>
      </w:del>
      <w:ins w:id="214" w:author="Silver, Ian" w:date="2026-02-18T11:03:00Z" w16du:dateUtc="2026-02-18T16:03:00Z">
        <w:r w:rsidR="000F19D2">
          <w:t>217</w:t>
        </w:r>
      </w:ins>
      <w:r w:rsidR="00A75B1B" w:rsidRPr="0040536D">
        <w:t>; OR = 0.</w:t>
      </w:r>
      <w:del w:id="215" w:author="Silver, Ian" w:date="2026-02-18T11:03:00Z" w16du:dateUtc="2026-02-18T16:03:00Z">
        <w:r w:rsidR="00A75B1B" w:rsidRPr="0040536D" w:rsidDel="000F19D2">
          <w:delText>660</w:delText>
        </w:r>
      </w:del>
      <w:ins w:id="216" w:author="Silver, Ian" w:date="2026-02-18T11:03:00Z" w16du:dateUtc="2026-02-18T16:03:00Z">
        <w:r w:rsidR="000F19D2">
          <w:t>804</w:t>
        </w:r>
      </w:ins>
      <w:r w:rsidR="00A75B1B" w:rsidRPr="0040536D">
        <w:t>) in the odds of an individual possessing no health insurance</w:t>
      </w:r>
      <w:ins w:id="217" w:author="Silver, Ian" w:date="2026-02-18T11:03:00Z" w16du:dateUtc="2026-02-18T16:03:00Z">
        <w:r w:rsidR="000F19D2">
          <w:t xml:space="preserve">, while a 100 </w:t>
        </w:r>
        <w:r w:rsidR="000F19D2" w:rsidRPr="0040536D">
          <w:t xml:space="preserve">billion dollar increase in </w:t>
        </w:r>
      </w:ins>
      <w:ins w:id="218" w:author="Silver, Ian" w:date="2026-02-18T11:30:00Z" w16du:dateUtc="2026-02-18T16:30:00Z">
        <w:r w:rsidR="00254762">
          <w:t>state</w:t>
        </w:r>
      </w:ins>
      <w:ins w:id="219" w:author="Silver, Ian" w:date="2026-02-18T11:03:00Z" w16du:dateUtc="2026-02-18T16:03:00Z">
        <w:r w:rsidR="000F19D2">
          <w:t xml:space="preserve"> </w:t>
        </w:r>
        <w:r w:rsidR="000F19D2" w:rsidRPr="0040536D">
          <w:t xml:space="preserve">Medicaid spending would result in a </w:t>
        </w:r>
      </w:ins>
      <w:ins w:id="220" w:author="Silver, Ian" w:date="2026-02-18T11:04:00Z" w16du:dateUtc="2026-02-18T16:04:00Z">
        <w:r w:rsidR="001E489A">
          <w:t>74</w:t>
        </w:r>
      </w:ins>
      <w:ins w:id="221" w:author="Silver, Ian" w:date="2026-02-18T11:03:00Z" w16du:dateUtc="2026-02-18T16:03:00Z">
        <w:r w:rsidR="000F19D2" w:rsidRPr="0040536D">
          <w:t>% decrease (</w:t>
        </w:r>
        <w:r w:rsidR="000F19D2" w:rsidRPr="0040536D">
          <w:rPr>
            <w:i/>
            <w:iCs/>
          </w:rPr>
          <w:t xml:space="preserve">b </w:t>
        </w:r>
        <w:r w:rsidR="000F19D2" w:rsidRPr="0040536D">
          <w:t>= -</w:t>
        </w:r>
      </w:ins>
      <w:ins w:id="222" w:author="Silver, Ian" w:date="2026-02-18T11:04:00Z" w16du:dateUtc="2026-02-18T16:04:00Z">
        <w:r w:rsidR="001E489A">
          <w:t>1.359</w:t>
        </w:r>
      </w:ins>
      <w:ins w:id="223" w:author="Silver, Ian" w:date="2026-02-18T11:03:00Z" w16du:dateUtc="2026-02-18T16:03:00Z">
        <w:r w:rsidR="000F19D2" w:rsidRPr="0040536D">
          <w:t>; OR = 0.</w:t>
        </w:r>
      </w:ins>
      <w:ins w:id="224" w:author="Silver, Ian" w:date="2026-02-18T11:04:00Z" w16du:dateUtc="2026-02-18T16:04:00Z">
        <w:r w:rsidR="001E489A">
          <w:t>257</w:t>
        </w:r>
      </w:ins>
      <w:ins w:id="225" w:author="Silver, Ian" w:date="2026-02-18T11:03:00Z" w16du:dateUtc="2026-02-18T16:03:00Z">
        <w:r w:rsidR="000F19D2" w:rsidRPr="0040536D">
          <w:t>)</w:t>
        </w:r>
      </w:ins>
      <w:r w:rsidR="00A75B1B" w:rsidRPr="0040536D">
        <w:t>.</w:t>
      </w:r>
      <w:ins w:id="226" w:author="Silver, Ian" w:date="2026-02-18T11:34:00Z" w16du:dateUtc="2026-02-18T16:34:00Z">
        <w:r w:rsidR="00254762">
          <w:t xml:space="preserve"> Briefly, </w:t>
        </w:r>
      </w:ins>
      <w:ins w:id="227" w:author="Silver, Ian" w:date="2026-02-18T11:38:00Z" w16du:dateUtc="2026-02-18T16:38:00Z">
        <w:r w:rsidR="00467784" w:rsidRPr="00467784">
          <w:t>Odds Ratios “OR” are interpreted on a scale from 0-inf with 1 being no difference and values closer to 0 indicating a large decrease in the probability of no insurance and values higher than 1 indicating a large positive increase in the probability of no insurance</w:t>
        </w:r>
      </w:ins>
      <w:ins w:id="228" w:author="Silver, Ian" w:date="2026-02-18T11:35:00Z" w16du:dateUtc="2026-02-18T16:35:00Z">
        <w:r w:rsidR="00254762">
          <w:t>.</w:t>
        </w:r>
      </w:ins>
      <w:r w:rsidR="00A75B1B" w:rsidRPr="0040536D">
        <w:t xml:space="preserve"> </w:t>
      </w:r>
      <w:proofErr w:type="gramStart"/>
      <w:r w:rsidR="00435006" w:rsidRPr="0040536D">
        <w:rPr>
          <w:i/>
          <w:iCs/>
        </w:rPr>
        <w:t>p</w:t>
      </w:r>
      <w:r w:rsidR="00435006" w:rsidRPr="0040536D">
        <w:t>-</w:t>
      </w:r>
      <w:proofErr w:type="gramEnd"/>
      <w:r w:rsidR="00435006" w:rsidRPr="0040536D">
        <w:t xml:space="preserve">values are not displayed </w:t>
      </w:r>
      <w:r w:rsidR="00EB399E" w:rsidRPr="0040536D">
        <w:t>since</w:t>
      </w:r>
      <w:r w:rsidR="00435006" w:rsidRPr="0040536D">
        <w:t xml:space="preserve"> the Bayesian models estimated here are not intended to test a </w:t>
      </w:r>
      <w:proofErr w:type="gramStart"/>
      <w:r w:rsidR="00435006" w:rsidRPr="0040536D">
        <w:t>hypothesis, but</w:t>
      </w:r>
      <w:proofErr w:type="gramEnd"/>
      <w:r w:rsidR="00435006" w:rsidRPr="0040536D">
        <w:t xml:space="preserve"> rather generate predictions about how </w:t>
      </w:r>
      <w:ins w:id="229" w:author="Silver, Ian" w:date="2026-02-18T11:30:00Z" w16du:dateUtc="2026-02-18T16:30:00Z">
        <w:r w:rsidR="00254762">
          <w:t xml:space="preserve">federal </w:t>
        </w:r>
      </w:ins>
      <w:r w:rsidR="00435006" w:rsidRPr="0040536D">
        <w:t xml:space="preserve">Medicaid spending could have influenced insurance enrollment. </w:t>
      </w:r>
    </w:p>
    <w:p w14:paraId="3BC4ADB9" w14:textId="43D54445" w:rsidR="00435006" w:rsidRPr="0040536D" w:rsidRDefault="00A75B1B" w:rsidP="00A75B1B">
      <w:pPr>
        <w:contextualSpacing w:val="0"/>
      </w:pPr>
      <w:r w:rsidRPr="0040536D">
        <w:rPr>
          <w:b/>
          <w:bCs/>
          <w:i/>
          <w:iCs/>
        </w:rPr>
        <w:t>Observed</w:t>
      </w:r>
      <w:r w:rsidR="00AB0360" w:rsidRPr="0040536D">
        <w:rPr>
          <w:b/>
          <w:bCs/>
          <w:i/>
          <w:iCs/>
        </w:rPr>
        <w:t>/Actual</w:t>
      </w:r>
      <w:r w:rsidRPr="0040536D">
        <w:rPr>
          <w:b/>
          <w:bCs/>
          <w:i/>
          <w:iCs/>
        </w:rPr>
        <w:t xml:space="preserve"> </w:t>
      </w:r>
      <w:ins w:id="230" w:author="Silver, Ian" w:date="2026-02-18T11:30:00Z" w16du:dateUtc="2026-02-18T16:30:00Z">
        <w:r w:rsidR="00254762">
          <w:rPr>
            <w:b/>
            <w:bCs/>
            <w:i/>
            <w:iCs/>
          </w:rPr>
          <w:t>F</w:t>
        </w:r>
        <w:r w:rsidR="00254762" w:rsidRPr="00254762">
          <w:rPr>
            <w:b/>
            <w:bCs/>
            <w:i/>
            <w:iCs/>
          </w:rPr>
          <w:t xml:space="preserve">ederal </w:t>
        </w:r>
      </w:ins>
      <w:r w:rsidRPr="0040536D">
        <w:rPr>
          <w:b/>
          <w:bCs/>
          <w:i/>
          <w:iCs/>
        </w:rPr>
        <w:t>Medicaid Spending (2002-2023</w:t>
      </w:r>
      <w:r w:rsidR="007F19F0" w:rsidRPr="0040536D">
        <w:rPr>
          <w:b/>
          <w:bCs/>
          <w:i/>
          <w:iCs/>
        </w:rPr>
        <w:t>)</w:t>
      </w:r>
    </w:p>
    <w:p w14:paraId="29AF695A" w14:textId="0B13785A" w:rsidR="00A75B1B" w:rsidRDefault="009B6FF7" w:rsidP="00B82157">
      <w:pPr>
        <w:ind w:firstLine="720"/>
        <w:contextualSpacing w:val="0"/>
      </w:pPr>
      <w:r w:rsidRPr="0040536D">
        <w:t xml:space="preserve">Figure 1 provides the predicted probability of possessing no health insurance from 2003-2024 (22-years) for 400 identical Black male cases accounting for the observed </w:t>
      </w:r>
      <w:ins w:id="231" w:author="Silver, Ian" w:date="2026-02-18T11:30:00Z" w16du:dateUtc="2026-02-18T16:30:00Z">
        <w:r w:rsidR="00254762">
          <w:t xml:space="preserve">federal </w:t>
        </w:r>
      </w:ins>
      <w:r w:rsidRPr="0040536D">
        <w:t xml:space="preserve">Medicaid spending from 2002-2023. </w:t>
      </w:r>
      <w:r w:rsidR="00B82157" w:rsidRPr="0040536D">
        <w:t xml:space="preserve">The posterior predictions were demarcated by sex and Race (i.e., Black and White) to observe if disparities existed between groups. </w:t>
      </w:r>
      <w:r w:rsidR="006B2C2D" w:rsidRPr="0040536D">
        <w:t>Due to their heightened involvement in the CLS during adolescents,</w:t>
      </w:r>
      <w:r w:rsidR="00B82157" w:rsidRPr="0040536D">
        <w:t xml:space="preserve"> the posterior predictions for Black males are presented in the primary text, while the posterior predictions for Black females, White males, and White females are presented in Appendices B-D. </w:t>
      </w:r>
      <w:r w:rsidRPr="0040536D">
        <w:t xml:space="preserve">The 400 cases were split into: 1) no CLS </w:t>
      </w:r>
      <w:r w:rsidRPr="0040536D">
        <w:lastRenderedPageBreak/>
        <w:t>contact before</w:t>
      </w:r>
      <w:r w:rsidR="00B23D30" w:rsidRPr="0040536D">
        <w:t xml:space="preserve"> age</w:t>
      </w:r>
      <w:r w:rsidRPr="0040536D">
        <w:t xml:space="preserve"> 18, 2) arrested before</w:t>
      </w:r>
      <w:r w:rsidR="00B23D30" w:rsidRPr="0040536D">
        <w:t xml:space="preserve"> age</w:t>
      </w:r>
      <w:r w:rsidRPr="0040536D">
        <w:t xml:space="preserve"> 18, 3) incarcerated in a juvenile facility before</w:t>
      </w:r>
      <w:r w:rsidR="00B23D30" w:rsidRPr="0040536D">
        <w:t xml:space="preserve"> age</w:t>
      </w:r>
      <w:r w:rsidRPr="0040536D">
        <w:t xml:space="preserve"> 18, 4) and incarcerated in an adult facility before</w:t>
      </w:r>
      <w:r w:rsidR="00B23D30" w:rsidRPr="0040536D">
        <w:t xml:space="preserve"> age</w:t>
      </w:r>
      <w:r w:rsidRPr="0040536D">
        <w:t xml:space="preserve"> 18, with 100 cases in each group. </w:t>
      </w:r>
      <w:r w:rsidR="007F19F0" w:rsidRPr="0040536D">
        <w:t xml:space="preserve">The posterior predictions suggest that as </w:t>
      </w:r>
      <w:ins w:id="232" w:author="Silver, Ian" w:date="2026-02-18T11:30:00Z" w16du:dateUtc="2026-02-18T16:30:00Z">
        <w:r w:rsidR="00254762">
          <w:t xml:space="preserve">federal </w:t>
        </w:r>
      </w:ins>
      <w:r w:rsidR="007F19F0" w:rsidRPr="0040536D">
        <w:t xml:space="preserve">Medicaid spending increases, the probability of an individual possessing no health insurance declines over time. When subjected to a linear regression model, the results suggest that a 100 billion dollar increase in </w:t>
      </w:r>
      <w:ins w:id="233" w:author="Silver, Ian" w:date="2026-02-18T11:30:00Z" w16du:dateUtc="2026-02-18T16:30:00Z">
        <w:r w:rsidR="00254762">
          <w:t xml:space="preserve">federal </w:t>
        </w:r>
      </w:ins>
      <w:r w:rsidR="007F19F0" w:rsidRPr="0040536D">
        <w:t xml:space="preserve">Medicaid spending was associated with a </w:t>
      </w:r>
      <w:r w:rsidR="00273AEB" w:rsidRPr="0040536D">
        <w:t>.</w:t>
      </w:r>
      <w:del w:id="234" w:author="Silver, Ian" w:date="2026-02-18T11:09:00Z" w16du:dateUtc="2026-02-18T16:09:00Z">
        <w:r w:rsidR="00273AEB" w:rsidRPr="0040536D" w:rsidDel="001E489A">
          <w:delText>059</w:delText>
        </w:r>
      </w:del>
      <w:ins w:id="235" w:author="Silver, Ian" w:date="2026-02-18T11:09:00Z" w16du:dateUtc="2026-02-18T16:09:00Z">
        <w:r w:rsidR="001E489A" w:rsidRPr="0040536D">
          <w:t>0</w:t>
        </w:r>
        <w:r w:rsidR="001E489A">
          <w:t>72</w:t>
        </w:r>
      </w:ins>
      <w:r w:rsidR="00273AEB" w:rsidRPr="0040536D">
        <w:t>-unit</w:t>
      </w:r>
      <w:r w:rsidR="007F19F0" w:rsidRPr="0040536D">
        <w:t xml:space="preserve"> decrease (</w:t>
      </w:r>
      <w:r w:rsidR="007F19F0" w:rsidRPr="0040536D">
        <w:rPr>
          <w:i/>
          <w:iCs/>
        </w:rPr>
        <w:t>b</w:t>
      </w:r>
      <w:r w:rsidR="007F19F0" w:rsidRPr="0040536D">
        <w:t xml:space="preserve"> = -0.</w:t>
      </w:r>
      <w:del w:id="236" w:author="Silver, Ian" w:date="2026-02-18T11:09:00Z" w16du:dateUtc="2026-02-18T16:09:00Z">
        <w:r w:rsidR="007F19F0" w:rsidRPr="0040536D" w:rsidDel="001E489A">
          <w:delText>00059</w:delText>
        </w:r>
      </w:del>
      <w:ins w:id="237" w:author="Silver, Ian" w:date="2026-02-18T11:09:00Z" w16du:dateUtc="2026-02-18T16:09:00Z">
        <w:r w:rsidR="001E489A" w:rsidRPr="0040536D">
          <w:t>000</w:t>
        </w:r>
        <w:r w:rsidR="001E489A">
          <w:t>72</w:t>
        </w:r>
      </w:ins>
      <w:r w:rsidR="007F19F0" w:rsidRPr="0040536D">
        <w:t xml:space="preserve">; SE = 0.00001; </w:t>
      </w:r>
      <w:r w:rsidR="007F19F0" w:rsidRPr="0040536D">
        <w:rPr>
          <w:i/>
          <w:iCs/>
        </w:rPr>
        <w:t>p</w:t>
      </w:r>
      <w:r w:rsidR="007F19F0" w:rsidRPr="0040536D">
        <w:t xml:space="preserve"> &lt; 0.001</w:t>
      </w:r>
      <w:r w:rsidR="00273AEB" w:rsidRPr="0040536D">
        <w:t>; estimates per-billion spent</w:t>
      </w:r>
      <w:r w:rsidR="007F19F0" w:rsidRPr="0040536D">
        <w:t xml:space="preserve">) in the </w:t>
      </w:r>
      <w:r w:rsidR="00B82157" w:rsidRPr="0040536D">
        <w:t xml:space="preserve">raw </w:t>
      </w:r>
      <w:r w:rsidR="007F19F0" w:rsidRPr="0040536D">
        <w:t>probability of an individual possessing no health insurance</w:t>
      </w:r>
      <w:r w:rsidR="00B82157" w:rsidRPr="0040536D">
        <w:t xml:space="preserve"> (e.g., individuals would go from a .50 to a .</w:t>
      </w:r>
      <w:del w:id="238" w:author="Silver, Ian" w:date="2026-02-18T11:09:00Z" w16du:dateUtc="2026-02-18T16:09:00Z">
        <w:r w:rsidR="00B82157" w:rsidRPr="0040536D" w:rsidDel="001E489A">
          <w:delText xml:space="preserve">44 </w:delText>
        </w:r>
      </w:del>
      <w:ins w:id="239" w:author="Silver, Ian" w:date="2026-02-18T11:09:00Z" w16du:dateUtc="2026-02-18T16:09:00Z">
        <w:r w:rsidR="001E489A" w:rsidRPr="0040536D">
          <w:t>4</w:t>
        </w:r>
        <w:r w:rsidR="001E489A">
          <w:t>3</w:t>
        </w:r>
        <w:r w:rsidR="001E489A" w:rsidRPr="0040536D">
          <w:t xml:space="preserve"> </w:t>
        </w:r>
      </w:ins>
      <w:r w:rsidR="00B82157" w:rsidRPr="0040536D">
        <w:t xml:space="preserve">probability of having no insurance if </w:t>
      </w:r>
      <w:ins w:id="240" w:author="Silver, Ian" w:date="2026-02-18T11:30:00Z" w16du:dateUtc="2026-02-18T16:30:00Z">
        <w:r w:rsidR="00254762">
          <w:t xml:space="preserve">federal </w:t>
        </w:r>
      </w:ins>
      <w:r w:rsidR="00B82157" w:rsidRPr="0040536D">
        <w:t>Medicaid spending increased by 100 billion dollars</w:t>
      </w:r>
      <w:r w:rsidR="007F19F0" w:rsidRPr="0040536D">
        <w:t>.</w:t>
      </w:r>
      <w:r w:rsidR="00273AEB" w:rsidRPr="0040536D">
        <w:t xml:space="preserve"> Yearly ANOVA and Tukey post-hoc analyses revealed that statistically significant differences (</w:t>
      </w:r>
      <w:r w:rsidR="00273AEB" w:rsidRPr="0040536D">
        <w:rPr>
          <w:i/>
          <w:iCs/>
        </w:rPr>
        <w:t xml:space="preserve">p </w:t>
      </w:r>
      <w:r w:rsidR="00273AEB" w:rsidRPr="0040536D">
        <w:t xml:space="preserve">&lt; 0.001) existed between the groups from 2003-2024, with </w:t>
      </w:r>
      <w:r w:rsidR="00464527" w:rsidRPr="0040536D">
        <w:t>those formerly incarcerated before age 18</w:t>
      </w:r>
      <w:r w:rsidR="00B82157" w:rsidRPr="0040536D">
        <w:t xml:space="preserve"> (juvenile or adult facilities)</w:t>
      </w:r>
      <w:r w:rsidR="00464527" w:rsidRPr="0040536D">
        <w:t xml:space="preserve"> </w:t>
      </w:r>
      <w:r w:rsidR="00273AEB" w:rsidRPr="0040536D">
        <w:t xml:space="preserve">having a statistically </w:t>
      </w:r>
      <w:r w:rsidR="00273AEB" w:rsidRPr="0040536D">
        <w:rPr>
          <w:i/>
          <w:iCs/>
        </w:rPr>
        <w:t>(p</w:t>
      </w:r>
      <w:r w:rsidR="00273AEB" w:rsidRPr="0040536D">
        <w:t xml:space="preserve"> &lt; .01) higher probability of possessing no insurance than individuals without CLS before 18 from 2003-2024. </w:t>
      </w:r>
      <w:r w:rsidR="00464527" w:rsidRPr="0040536D">
        <w:t>Those arrested before age 18</w:t>
      </w:r>
      <w:r w:rsidR="00273AEB" w:rsidRPr="0040536D">
        <w:t xml:space="preserve"> had a statistically </w:t>
      </w:r>
      <w:r w:rsidR="00273AEB" w:rsidRPr="0040536D">
        <w:rPr>
          <w:i/>
          <w:iCs/>
        </w:rPr>
        <w:t>(p</w:t>
      </w:r>
      <w:r w:rsidR="00273AEB" w:rsidRPr="0040536D">
        <w:t xml:space="preserve"> &lt; .05) higher probability of no insurance than </w:t>
      </w:r>
      <w:r w:rsidR="0074083B" w:rsidRPr="0040536D">
        <w:t xml:space="preserve">their </w:t>
      </w:r>
      <w:r w:rsidR="00273AEB" w:rsidRPr="0040536D">
        <w:t xml:space="preserve">non-CLS involved </w:t>
      </w:r>
      <w:r w:rsidR="0074083B" w:rsidRPr="0040536D">
        <w:t xml:space="preserve">counterparts </w:t>
      </w:r>
      <w:r w:rsidR="00273AEB" w:rsidRPr="0040536D">
        <w:t>from 2003-</w:t>
      </w:r>
      <w:del w:id="241" w:author="Silver, Ian" w:date="2026-02-18T11:11:00Z" w16du:dateUtc="2026-02-18T16:11:00Z">
        <w:r w:rsidR="00B82157" w:rsidRPr="0040536D" w:rsidDel="001E489A">
          <w:delText>201</w:delText>
        </w:r>
        <w:r w:rsidR="006B2C2D" w:rsidRPr="0040536D" w:rsidDel="001E489A">
          <w:delText>5</w:delText>
        </w:r>
      </w:del>
      <w:ins w:id="242" w:author="Silver, Ian" w:date="2026-02-18T11:11:00Z" w16du:dateUtc="2026-02-18T16:11:00Z">
        <w:r w:rsidR="001E489A" w:rsidRPr="0040536D">
          <w:t>201</w:t>
        </w:r>
        <w:r w:rsidR="001E489A">
          <w:t>7</w:t>
        </w:r>
      </w:ins>
      <w:r w:rsidR="00273AEB" w:rsidRPr="0040536D">
        <w:t>. The full ANOVA results are provided at (</w:t>
      </w:r>
      <w:proofErr w:type="spellStart"/>
      <w:r w:rsidR="0040536D" w:rsidRPr="0040536D">
        <w:rPr>
          <w:i/>
          <w:iCs/>
        </w:rPr>
        <w:t>github</w:t>
      </w:r>
      <w:proofErr w:type="spellEnd"/>
      <w:r w:rsidR="0040536D" w:rsidRPr="0040536D">
        <w:rPr>
          <w:i/>
          <w:iCs/>
        </w:rPr>
        <w:t xml:space="preserve"> link to be provided upon publication</w:t>
      </w:r>
      <w:r w:rsidR="00273AEB" w:rsidRPr="0040536D">
        <w:t>).</w:t>
      </w:r>
    </w:p>
    <w:p w14:paraId="78502D37" w14:textId="1B09E41A" w:rsidR="00AB0360" w:rsidRPr="00273AEB" w:rsidRDefault="00254762" w:rsidP="00AB0360">
      <w:pPr>
        <w:contextualSpacing w:val="0"/>
      </w:pPr>
      <w:ins w:id="243" w:author="Silver, Ian" w:date="2026-02-18T11:30:00Z" w16du:dateUtc="2026-02-18T16:30:00Z">
        <w:r>
          <w:rPr>
            <w:b/>
            <w:bCs/>
            <w:i/>
            <w:iCs/>
          </w:rPr>
          <w:t>F</w:t>
        </w:r>
        <w:r w:rsidRPr="00254762">
          <w:rPr>
            <w:b/>
            <w:bCs/>
            <w:i/>
            <w:iCs/>
          </w:rPr>
          <w:t xml:space="preserve">ederal </w:t>
        </w:r>
      </w:ins>
      <w:r w:rsidR="00AB0360">
        <w:rPr>
          <w:b/>
          <w:bCs/>
          <w:i/>
          <w:iCs/>
        </w:rPr>
        <w:t>Medicaid Spending Cut by 50 Percent from 2021-2023</w:t>
      </w:r>
    </w:p>
    <w:p w14:paraId="7002E4AC" w14:textId="2CCAA85B" w:rsidR="00273AEB" w:rsidRDefault="008D1B44" w:rsidP="008D1B44">
      <w:pPr>
        <w:ind w:firstLine="720"/>
        <w:contextualSpacing w:val="0"/>
      </w:pPr>
      <w:r>
        <w:t xml:space="preserve">The posterior </w:t>
      </w:r>
      <w:proofErr w:type="gramStart"/>
      <w:r>
        <w:t>draws</w:t>
      </w:r>
      <w:proofErr w:type="gramEnd"/>
      <w:r>
        <w:t xml:space="preserve"> presented in Figure 2 emulates that of Figure 1 for </w:t>
      </w:r>
      <w:proofErr w:type="gramStart"/>
      <w:r>
        <w:t>2002-2020, but</w:t>
      </w:r>
      <w:proofErr w:type="gramEnd"/>
      <w:r>
        <w:t xml:space="preserve"> </w:t>
      </w:r>
      <w:r w:rsidR="004B1708">
        <w:t xml:space="preserve">simulates </w:t>
      </w:r>
      <w:r>
        <w:t xml:space="preserve">cuts </w:t>
      </w:r>
      <w:ins w:id="244" w:author="Silver, Ian" w:date="2026-02-18T11:31:00Z" w16du:dateUtc="2026-02-18T16:31:00Z">
        <w:r w:rsidR="00254762">
          <w:t xml:space="preserve">federal </w:t>
        </w:r>
      </w:ins>
      <w:r>
        <w:t>Medicaid spending in half (50 percent reduction) from 2021-2023.</w:t>
      </w:r>
      <w:r w:rsidR="00273AEB">
        <w:t xml:space="preserve"> Focusing on 2022-2024, the posterior predictions suggest that cutting </w:t>
      </w:r>
      <w:ins w:id="245" w:author="Silver, Ian" w:date="2026-02-18T11:31:00Z" w16du:dateUtc="2026-02-18T16:31:00Z">
        <w:r w:rsidR="00254762">
          <w:t xml:space="preserve">federal </w:t>
        </w:r>
      </w:ins>
      <w:r w:rsidR="00273AEB">
        <w:t xml:space="preserve">Medicaid by 50 percent would </w:t>
      </w:r>
      <w:r w:rsidR="00560FD9">
        <w:t xml:space="preserve">result in an increase in the probability of individuals being uninsured (see estimates above), with 100 billion dollars cut from </w:t>
      </w:r>
      <w:ins w:id="246" w:author="Silver, Ian" w:date="2026-02-18T11:31:00Z" w16du:dateUtc="2026-02-18T16:31:00Z">
        <w:r w:rsidR="00254762">
          <w:t xml:space="preserve">federal </w:t>
        </w:r>
      </w:ins>
      <w:r w:rsidR="00560FD9">
        <w:t xml:space="preserve">Medicaid resulting in a </w:t>
      </w:r>
      <w:r w:rsidR="00B82157">
        <w:t>.</w:t>
      </w:r>
      <w:del w:id="247" w:author="Silver, Ian" w:date="2026-02-18T11:12:00Z" w16du:dateUtc="2026-02-18T16:12:00Z">
        <w:r w:rsidR="00560FD9" w:rsidDel="001E489A">
          <w:delText>059</w:delText>
        </w:r>
      </w:del>
      <w:ins w:id="248" w:author="Silver, Ian" w:date="2026-02-18T11:12:00Z" w16du:dateUtc="2026-02-18T16:12:00Z">
        <w:r w:rsidR="001E489A">
          <w:t>089</w:t>
        </w:r>
      </w:ins>
      <w:r w:rsidR="00560FD9">
        <w:t>-unit increase in the</w:t>
      </w:r>
      <w:r w:rsidR="00B82157">
        <w:t xml:space="preserve"> raw</w:t>
      </w:r>
      <w:r w:rsidR="00560FD9">
        <w:t xml:space="preserve"> probability of no insurance</w:t>
      </w:r>
      <w:ins w:id="249" w:author="Silver, Ian" w:date="2026-02-18T11:12:00Z" w16du:dateUtc="2026-02-18T16:12:00Z">
        <w:r w:rsidR="001E489A">
          <w:t xml:space="preserve"> </w:t>
        </w:r>
      </w:ins>
      <w:ins w:id="250" w:author="Silver, Ian" w:date="2026-02-18T11:13:00Z" w16du:dateUtc="2026-02-18T16:13:00Z">
        <w:r w:rsidR="001E489A" w:rsidRPr="0040536D">
          <w:t>(</w:t>
        </w:r>
        <w:r w:rsidR="001E489A" w:rsidRPr="0040536D">
          <w:rPr>
            <w:i/>
            <w:iCs/>
          </w:rPr>
          <w:t>b</w:t>
        </w:r>
        <w:r w:rsidR="001E489A" w:rsidRPr="0040536D">
          <w:t xml:space="preserve"> = -0.000</w:t>
        </w:r>
        <w:r w:rsidR="001E489A">
          <w:t>89</w:t>
        </w:r>
        <w:r w:rsidR="001E489A" w:rsidRPr="0040536D">
          <w:t xml:space="preserve">; SE = 0.00001; </w:t>
        </w:r>
        <w:r w:rsidR="001E489A" w:rsidRPr="0040536D">
          <w:rPr>
            <w:i/>
            <w:iCs/>
          </w:rPr>
          <w:t>p</w:t>
        </w:r>
        <w:r w:rsidR="001E489A" w:rsidRPr="0040536D">
          <w:t xml:space="preserve"> &lt; 0.001</w:t>
        </w:r>
        <w:r w:rsidR="001E489A">
          <w:t>)</w:t>
        </w:r>
      </w:ins>
      <w:r w:rsidR="00560FD9">
        <w:t>. Using an ANOVA analysis, statistically significant differences (</w:t>
      </w:r>
      <w:r w:rsidR="00560FD9">
        <w:rPr>
          <w:i/>
          <w:iCs/>
        </w:rPr>
        <w:t>p</w:t>
      </w:r>
      <w:r w:rsidR="00560FD9">
        <w:t xml:space="preserve"> &lt; 0.001) were observed between the </w:t>
      </w:r>
      <w:r w:rsidR="00560FD9">
        <w:lastRenderedPageBreak/>
        <w:t>CLS involved groups</w:t>
      </w:r>
      <w:r w:rsidR="00560FD9" w:rsidRPr="00560FD9">
        <w:t xml:space="preserve"> </w:t>
      </w:r>
      <w:r w:rsidR="00560FD9">
        <w:t xml:space="preserve">on the probability of no insurance from 2022-2024. Importantly, </w:t>
      </w:r>
      <w:r w:rsidR="00263BC4">
        <w:t xml:space="preserve">those formerly </w:t>
      </w:r>
      <w:del w:id="251" w:author="Silver, Ian" w:date="2026-02-18T11:14:00Z" w16du:dateUtc="2026-02-18T16:14:00Z">
        <w:r w:rsidR="00560FD9" w:rsidDel="001E489A">
          <w:delText xml:space="preserve">arrested, </w:delText>
        </w:r>
      </w:del>
      <w:r w:rsidR="00560FD9">
        <w:t>incarcerated in juvenile facilities</w:t>
      </w:r>
      <w:del w:id="252" w:author="Silver, Ian" w:date="2026-02-18T11:14:00Z" w16du:dateUtc="2026-02-18T16:14:00Z">
        <w:r w:rsidR="00560FD9" w:rsidDel="001E489A">
          <w:delText>,</w:delText>
        </w:r>
      </w:del>
      <w:r w:rsidR="00560FD9">
        <w:t xml:space="preserve"> or incarcerated in adult facilities</w:t>
      </w:r>
      <w:r w:rsidR="00263BC4">
        <w:t xml:space="preserve"> before age 18</w:t>
      </w:r>
      <w:r w:rsidR="00560FD9">
        <w:t xml:space="preserve"> were </w:t>
      </w:r>
      <w:r w:rsidR="00263BC4">
        <w:t xml:space="preserve">found to have a </w:t>
      </w:r>
      <w:r w:rsidR="00560FD9">
        <w:t>statistically higher probability (</w:t>
      </w:r>
      <w:r w:rsidR="00560FD9">
        <w:rPr>
          <w:i/>
          <w:iCs/>
        </w:rPr>
        <w:t>p</w:t>
      </w:r>
      <w:r w:rsidR="00560FD9">
        <w:t xml:space="preserve"> &lt; 0.001) of no insurance than non-CLS involved </w:t>
      </w:r>
      <w:r w:rsidR="00263BC4">
        <w:t xml:space="preserve">people before age 18 </w:t>
      </w:r>
      <w:r w:rsidR="00560FD9">
        <w:t xml:space="preserve">from 2022-2024 </w:t>
      </w:r>
      <w:r w:rsidR="00560FD9">
        <w:rPr>
          <w:i/>
          <w:iCs/>
        </w:rPr>
        <w:t xml:space="preserve">if </w:t>
      </w:r>
      <w:ins w:id="253" w:author="Silver, Ian" w:date="2026-02-18T11:31:00Z" w16du:dateUtc="2026-02-18T16:31:00Z">
        <w:r w:rsidR="00254762" w:rsidRPr="00254762">
          <w:rPr>
            <w:i/>
            <w:iCs/>
            <w:rPrChange w:id="254" w:author="Silver, Ian" w:date="2026-02-18T11:31:00Z" w16du:dateUtc="2026-02-18T16:31:00Z">
              <w:rPr/>
            </w:rPrChange>
          </w:rPr>
          <w:t>federal</w:t>
        </w:r>
        <w:r w:rsidR="00254762">
          <w:t xml:space="preserve"> </w:t>
        </w:r>
      </w:ins>
      <w:r w:rsidR="00560FD9">
        <w:rPr>
          <w:i/>
          <w:iCs/>
        </w:rPr>
        <w:t xml:space="preserve">Medicaid was cut by 50 percent </w:t>
      </w:r>
      <w:r w:rsidR="00560FD9">
        <w:t>from 2021-2023.</w:t>
      </w:r>
      <w:ins w:id="255" w:author="Silver, Ian" w:date="2026-02-18T11:15:00Z" w16du:dateUtc="2026-02-18T16:15:00Z">
        <w:r w:rsidR="001E489A">
          <w:t xml:space="preserve"> For the focal years (2022-2024</w:t>
        </w:r>
      </w:ins>
      <w:del w:id="256" w:author="Silver, Ian" w:date="2026-02-18T11:15:00Z" w16du:dateUtc="2026-02-18T16:15:00Z">
        <w:r w:rsidR="00560FD9" w:rsidDel="001E489A">
          <w:delText xml:space="preserve"> </w:delText>
        </w:r>
      </w:del>
      <w:ins w:id="257" w:author="Silver, Ian" w:date="2026-02-18T11:15:00Z" w16du:dateUtc="2026-02-18T16:15:00Z">
        <w:r w:rsidR="001E489A">
          <w:t xml:space="preserve">), the only statistical difference from the non-CLS involved group for the individuals arrested before 18 was observed in 2022. </w:t>
        </w:r>
      </w:ins>
      <w:del w:id="258" w:author="Silver, Ian" w:date="2026-02-18T11:15:00Z" w16du:dateUtc="2026-02-18T16:15:00Z">
        <w:r w:rsidR="00560FD9" w:rsidDel="001E489A">
          <w:delText xml:space="preserve">This is a departure from the probabilities presented in Figure 1, where only </w:delText>
        </w:r>
        <w:r w:rsidR="00263BC4" w:rsidDel="001E489A">
          <w:delText xml:space="preserve">people </w:delText>
        </w:r>
        <w:r w:rsidR="00560FD9" w:rsidDel="001E489A">
          <w:delText>incarcerated in juvenile facilities or incarcerated in adult facilities</w:delText>
        </w:r>
        <w:r w:rsidR="00263BC4" w:rsidDel="001E489A">
          <w:delText xml:space="preserve"> before age 18</w:delText>
        </w:r>
        <w:r w:rsidR="00560FD9" w:rsidDel="001E489A">
          <w:delText xml:space="preserve"> were suggested to possess a statistically higher probability (</w:delText>
        </w:r>
        <w:r w:rsidR="00560FD9" w:rsidDel="001E489A">
          <w:rPr>
            <w:i/>
            <w:iCs/>
          </w:rPr>
          <w:delText>p</w:delText>
        </w:r>
        <w:r w:rsidR="00560FD9" w:rsidDel="001E489A">
          <w:delText xml:space="preserve"> &lt; 0.001) of no insurance than non-CLS involved </w:delText>
        </w:r>
        <w:r w:rsidR="00263BC4" w:rsidDel="001E489A">
          <w:delText xml:space="preserve">people before age 18 </w:delText>
        </w:r>
        <w:r w:rsidR="00560FD9" w:rsidDel="001E489A">
          <w:delText>from 2022-2024.</w:delText>
        </w:r>
      </w:del>
    </w:p>
    <w:p w14:paraId="7110C247" w14:textId="11399D8C" w:rsidR="00AB0360" w:rsidRPr="00560FD9" w:rsidRDefault="00254762" w:rsidP="00AB0360">
      <w:pPr>
        <w:contextualSpacing w:val="0"/>
      </w:pPr>
      <w:ins w:id="259" w:author="Silver, Ian" w:date="2026-02-18T11:31:00Z" w16du:dateUtc="2026-02-18T16:31:00Z">
        <w:r>
          <w:rPr>
            <w:b/>
            <w:bCs/>
            <w:i/>
            <w:iCs/>
          </w:rPr>
          <w:t>F</w:t>
        </w:r>
        <w:r w:rsidRPr="00254762">
          <w:rPr>
            <w:b/>
            <w:bCs/>
            <w:i/>
            <w:iCs/>
          </w:rPr>
          <w:t xml:space="preserve">ederal </w:t>
        </w:r>
      </w:ins>
      <w:r w:rsidR="00AB0360">
        <w:rPr>
          <w:b/>
          <w:bCs/>
          <w:i/>
          <w:iCs/>
        </w:rPr>
        <w:t>Medicaid Spending Increased by 20 Percent from 2021-2023</w:t>
      </w:r>
    </w:p>
    <w:p w14:paraId="61E0CBF1" w14:textId="1DE6034F" w:rsidR="0058729A" w:rsidRDefault="00C821A2" w:rsidP="00E9723A">
      <w:pPr>
        <w:ind w:firstLine="720"/>
        <w:contextualSpacing w:val="0"/>
        <w:rPr>
          <w:ins w:id="260" w:author="Silver, Ian" w:date="2026-02-18T11:23:00Z" w16du:dateUtc="2026-02-18T16:23:00Z"/>
        </w:rPr>
      </w:pPr>
      <w:r>
        <w:t xml:space="preserve">The posterior draws presented in Figure 3 </w:t>
      </w:r>
      <w:proofErr w:type="gramStart"/>
      <w:r>
        <w:t>emulates</w:t>
      </w:r>
      <w:proofErr w:type="gramEnd"/>
      <w:r>
        <w:t xml:space="preserve"> Figure 2 but</w:t>
      </w:r>
      <w:r w:rsidR="00A12E0A">
        <w:t xml:space="preserve"> instead simulates</w:t>
      </w:r>
      <w:r>
        <w:t xml:space="preserve"> increase</w:t>
      </w:r>
      <w:r w:rsidR="00A12E0A">
        <w:t>d</w:t>
      </w:r>
      <w:r>
        <w:t xml:space="preserve"> </w:t>
      </w:r>
      <w:ins w:id="261" w:author="Silver, Ian" w:date="2026-02-18T11:31:00Z" w16du:dateUtc="2026-02-18T16:31:00Z">
        <w:r w:rsidR="00254762">
          <w:t xml:space="preserve">federal </w:t>
        </w:r>
      </w:ins>
      <w:r>
        <w:t xml:space="preserve">Medicaid spending by 20 percent for 2021-2023. </w:t>
      </w:r>
      <w:ins w:id="262" w:author="Silver, Ian" w:date="2026-02-18T11:22:00Z" w16du:dateUtc="2026-02-18T16:22:00Z">
        <w:r w:rsidR="0058729A">
          <w:t>I</w:t>
        </w:r>
      </w:ins>
      <w:del w:id="263" w:author="Silver, Ian" w:date="2026-02-18T11:22:00Z" w16du:dateUtc="2026-02-18T16:22:00Z">
        <w:r w:rsidR="00560FD9" w:rsidDel="0058729A">
          <w:delText xml:space="preserve">Aligning with </w:delText>
        </w:r>
        <w:r w:rsidR="00AB0360" w:rsidDel="0058729A">
          <w:delText xml:space="preserve">the association observed between Medicaid spending and the probability of no insurance </w:delText>
        </w:r>
        <w:r w:rsidR="00A12E0A" w:rsidDel="0058729A">
          <w:delText>(</w:delText>
        </w:r>
        <w:r w:rsidR="00AB0360" w:rsidDel="0058729A">
          <w:rPr>
            <w:i/>
            <w:iCs/>
          </w:rPr>
          <w:delText>b</w:delText>
        </w:r>
        <w:r w:rsidR="00AB0360" w:rsidDel="0058729A">
          <w:delText xml:space="preserve"> = -0.00059; SE = 0.00001; </w:delText>
        </w:r>
        <w:r w:rsidR="00AB0360" w:rsidDel="0058729A">
          <w:rPr>
            <w:i/>
            <w:iCs/>
          </w:rPr>
          <w:delText>p</w:delText>
        </w:r>
        <w:r w:rsidR="00AB0360" w:rsidDel="0058729A">
          <w:delText xml:space="preserve"> &lt; 0.001; estimates per-billion spent</w:delText>
        </w:r>
        <w:r w:rsidR="00A12E0A" w:rsidDel="0058729A">
          <w:delText>)</w:delText>
        </w:r>
        <w:r w:rsidR="00AB0360" w:rsidDel="0058729A">
          <w:delText>, i</w:delText>
        </w:r>
      </w:del>
      <w:r w:rsidR="00AB0360">
        <w:t>ncreasing</w:t>
      </w:r>
      <w:ins w:id="264" w:author="Silver, Ian" w:date="2026-02-18T11:22:00Z" w16du:dateUtc="2026-02-18T16:22:00Z">
        <w:r w:rsidR="0058729A">
          <w:t xml:space="preserve"> </w:t>
        </w:r>
      </w:ins>
      <w:ins w:id="265" w:author="Silver, Ian" w:date="2026-02-18T11:31:00Z" w16du:dateUtc="2026-02-18T16:31:00Z">
        <w:r w:rsidR="00254762">
          <w:t>f</w:t>
        </w:r>
      </w:ins>
      <w:ins w:id="266" w:author="Silver, Ian" w:date="2026-02-18T11:22:00Z" w16du:dateUtc="2026-02-18T16:22:00Z">
        <w:r w:rsidR="0058729A">
          <w:t>ederal</w:t>
        </w:r>
      </w:ins>
      <w:r w:rsidR="00AB0360">
        <w:t xml:space="preserve"> Medicaid spending by 20 percent would further decrease the probability of no insurance for all groups, with each 100 billion dollar increase resulting in a .</w:t>
      </w:r>
      <w:del w:id="267" w:author="Silver, Ian" w:date="2026-02-18T11:22:00Z" w16du:dateUtc="2026-02-18T16:22:00Z">
        <w:r w:rsidR="00AB0360" w:rsidDel="0058729A">
          <w:delText>059</w:delText>
        </w:r>
      </w:del>
      <w:ins w:id="268" w:author="Silver, Ian" w:date="2026-02-18T11:22:00Z" w16du:dateUtc="2026-02-18T16:22:00Z">
        <w:r w:rsidR="0058729A">
          <w:t>060</w:t>
        </w:r>
      </w:ins>
      <w:r w:rsidR="00AB0360">
        <w:t>-unit decrease in the probability of no insurance</w:t>
      </w:r>
      <w:ins w:id="269" w:author="Silver, Ian" w:date="2026-02-18T11:22:00Z" w16du:dateUtc="2026-02-18T16:22:00Z">
        <w:r w:rsidR="0058729A">
          <w:t xml:space="preserve"> (</w:t>
        </w:r>
        <w:r w:rsidR="0058729A">
          <w:rPr>
            <w:i/>
            <w:iCs/>
          </w:rPr>
          <w:t>b</w:t>
        </w:r>
        <w:r w:rsidR="0058729A">
          <w:t xml:space="preserve"> = -0.00060; SE = 0.00001; </w:t>
        </w:r>
        <w:r w:rsidR="0058729A">
          <w:rPr>
            <w:i/>
            <w:iCs/>
          </w:rPr>
          <w:t>p</w:t>
        </w:r>
        <w:r w:rsidR="0058729A">
          <w:t xml:space="preserve"> &lt; 0.001)</w:t>
        </w:r>
      </w:ins>
      <w:r w:rsidR="00AB0360">
        <w:t xml:space="preserve">. While increasing </w:t>
      </w:r>
      <w:ins w:id="270" w:author="Silver, Ian" w:date="2026-02-18T11:31:00Z" w16du:dateUtc="2026-02-18T16:31:00Z">
        <w:r w:rsidR="00254762">
          <w:t xml:space="preserve">federal </w:t>
        </w:r>
      </w:ins>
      <w:r w:rsidR="00AB0360">
        <w:t>Medicaid spending by 20 percent from 2021-2023 did not eliminate the statistically significant differences between</w:t>
      </w:r>
      <w:r w:rsidR="009740FE">
        <w:t xml:space="preserve"> those</w:t>
      </w:r>
      <w:r w:rsidR="00AB0360">
        <w:t xml:space="preserve"> incarcerated in juvenile/adult facilities</w:t>
      </w:r>
      <w:r w:rsidR="009740FE">
        <w:t xml:space="preserve"> as children</w:t>
      </w:r>
      <w:r w:rsidR="00AB0360">
        <w:t xml:space="preserve"> and non-CLS involved </w:t>
      </w:r>
      <w:r w:rsidR="009740FE">
        <w:t>people,</w:t>
      </w:r>
      <w:r w:rsidR="00AB0360">
        <w:t xml:space="preserve"> </w:t>
      </w:r>
      <w:r w:rsidR="009740FE">
        <w:t>t</w:t>
      </w:r>
      <w:r w:rsidR="00AB0360">
        <w:t xml:space="preserve">he Tukey post-hoc test suggested that the differences in the predicted probability of no insurance between the groups were smaller than observed for the actual </w:t>
      </w:r>
      <w:ins w:id="271" w:author="Silver, Ian" w:date="2026-02-18T11:31:00Z" w16du:dateUtc="2026-02-18T16:31:00Z">
        <w:r w:rsidR="00254762">
          <w:t xml:space="preserve">federal </w:t>
        </w:r>
      </w:ins>
      <w:r w:rsidR="00AB0360">
        <w:t>Medicaid spending. For example,</w:t>
      </w:r>
      <w:r w:rsidR="009740FE">
        <w:t xml:space="preserve"> simulated</w:t>
      </w:r>
      <w:r w:rsidR="00AB0360">
        <w:t xml:space="preserve"> increas</w:t>
      </w:r>
      <w:r w:rsidR="009740FE">
        <w:t>ed</w:t>
      </w:r>
      <w:r w:rsidR="00AB0360">
        <w:t xml:space="preserve"> </w:t>
      </w:r>
      <w:ins w:id="272" w:author="Silver, Ian" w:date="2026-02-18T11:31:00Z" w16du:dateUtc="2026-02-18T16:31:00Z">
        <w:r w:rsidR="00254762">
          <w:t xml:space="preserve">federal </w:t>
        </w:r>
      </w:ins>
      <w:r w:rsidR="00AB0360">
        <w:t>Medicaid spending by 20 percent in 2023</w:t>
      </w:r>
      <w:r w:rsidR="009740FE">
        <w:t xml:space="preserve"> is associated with an increased</w:t>
      </w:r>
      <w:r w:rsidR="00AB0360">
        <w:t xml:space="preserve"> probability of no insurance for </w:t>
      </w:r>
      <w:r w:rsidR="009740FE">
        <w:t xml:space="preserve">those </w:t>
      </w:r>
      <w:r w:rsidR="00AB0360">
        <w:t>incarcerated in juvenile/adult facilities</w:t>
      </w:r>
      <w:r w:rsidR="009740FE">
        <w:t xml:space="preserve"> before age 18</w:t>
      </w:r>
      <w:r w:rsidR="00AB0360">
        <w:t xml:space="preserve"> </w:t>
      </w:r>
      <w:r w:rsidR="009740FE">
        <w:t>that is</w:t>
      </w:r>
      <w:r w:rsidR="00AB0360">
        <w:t xml:space="preserve"> 0.05-0.06 units higher than non-CLS involved</w:t>
      </w:r>
      <w:r w:rsidR="009740FE">
        <w:t xml:space="preserve"> people before age 18. On the other hand, </w:t>
      </w:r>
      <w:r w:rsidR="00AB0360">
        <w:t xml:space="preserve">the observed </w:t>
      </w:r>
      <w:ins w:id="273" w:author="Silver, Ian" w:date="2026-02-18T11:31:00Z" w16du:dateUtc="2026-02-18T16:31:00Z">
        <w:r w:rsidR="00254762">
          <w:t xml:space="preserve">federal </w:t>
        </w:r>
      </w:ins>
      <w:r w:rsidR="00AB0360">
        <w:t>Medicaid spending for 2023</w:t>
      </w:r>
      <w:r w:rsidR="00AB0360" w:rsidRPr="00AB0360">
        <w:t xml:space="preserve"> </w:t>
      </w:r>
      <w:r w:rsidR="00AB0360">
        <w:t xml:space="preserve">suggested that the probability of no insurance for </w:t>
      </w:r>
      <w:r w:rsidR="009740FE">
        <w:t xml:space="preserve">those </w:t>
      </w:r>
      <w:r w:rsidR="00AB0360">
        <w:t>incarcerated in juvenile/adult facilities</w:t>
      </w:r>
      <w:r w:rsidR="009740FE">
        <w:t xml:space="preserve"> before age 18</w:t>
      </w:r>
      <w:r w:rsidR="00AB0360">
        <w:t xml:space="preserve"> would be 0.0</w:t>
      </w:r>
      <w:r w:rsidR="00E9723A">
        <w:t>8</w:t>
      </w:r>
      <w:r w:rsidR="00AB0360">
        <w:t>-0.0</w:t>
      </w:r>
      <w:r w:rsidR="00E9723A">
        <w:t>9</w:t>
      </w:r>
      <w:r w:rsidR="00AB0360">
        <w:t xml:space="preserve"> units higher than</w:t>
      </w:r>
      <w:r w:rsidR="009740FE">
        <w:t xml:space="preserve"> their</w:t>
      </w:r>
      <w:r w:rsidR="00AB0360">
        <w:t xml:space="preserve"> non-CLS involved </w:t>
      </w:r>
      <w:r w:rsidR="009740FE">
        <w:t>counterparts</w:t>
      </w:r>
      <w:r w:rsidR="00E9723A">
        <w:t xml:space="preserve">. </w:t>
      </w:r>
    </w:p>
    <w:p w14:paraId="49F5E848" w14:textId="2A5967CC" w:rsidR="0058729A" w:rsidRPr="0058729A" w:rsidRDefault="0058729A">
      <w:pPr>
        <w:contextualSpacing w:val="0"/>
        <w:rPr>
          <w:ins w:id="274" w:author="Silver, Ian" w:date="2026-02-18T11:23:00Z" w16du:dateUtc="2026-02-18T16:23:00Z"/>
          <w:b/>
          <w:bCs/>
          <w:rPrChange w:id="275" w:author="Silver, Ian" w:date="2026-02-18T11:23:00Z" w16du:dateUtc="2026-02-18T16:23:00Z">
            <w:rPr>
              <w:ins w:id="276" w:author="Silver, Ian" w:date="2026-02-18T11:23:00Z" w16du:dateUtc="2026-02-18T16:23:00Z"/>
            </w:rPr>
          </w:rPrChange>
        </w:rPr>
        <w:pPrChange w:id="277" w:author="Silver, Ian" w:date="2026-02-18T11:23:00Z" w16du:dateUtc="2026-02-18T16:23:00Z">
          <w:pPr>
            <w:ind w:firstLine="720"/>
            <w:contextualSpacing w:val="0"/>
          </w:pPr>
        </w:pPrChange>
      </w:pPr>
      <w:ins w:id="278" w:author="Silver, Ian" w:date="2026-02-18T11:23:00Z" w16du:dateUtc="2026-02-18T16:23:00Z">
        <w:r w:rsidRPr="0058729A">
          <w:rPr>
            <w:b/>
            <w:bCs/>
            <w:rPrChange w:id="279" w:author="Silver, Ian" w:date="2026-02-18T11:23:00Z" w16du:dateUtc="2026-02-18T16:23:00Z">
              <w:rPr/>
            </w:rPrChange>
          </w:rPr>
          <w:t>Supplemental Results</w:t>
        </w:r>
        <w:r>
          <w:rPr>
            <w:b/>
            <w:bCs/>
          </w:rPr>
          <w:t>:</w:t>
        </w:r>
      </w:ins>
      <w:ins w:id="280" w:author="Silver, Ian" w:date="2026-02-18T11:24:00Z" w16du:dateUtc="2026-02-18T16:24:00Z">
        <w:r>
          <w:rPr>
            <w:b/>
            <w:bCs/>
          </w:rPr>
          <w:t xml:space="preserve"> </w:t>
        </w:r>
        <w:r w:rsidRPr="0058729A">
          <w:rPr>
            <w:b/>
            <w:bCs/>
            <w:rPrChange w:id="281" w:author="Silver, Ian" w:date="2026-02-18T11:24:00Z" w16du:dateUtc="2026-02-18T16:24:00Z">
              <w:rPr/>
            </w:rPrChange>
          </w:rPr>
          <w:t xml:space="preserve">Black </w:t>
        </w:r>
        <w:r>
          <w:rPr>
            <w:b/>
            <w:bCs/>
          </w:rPr>
          <w:t>F</w:t>
        </w:r>
        <w:r w:rsidRPr="0058729A">
          <w:rPr>
            <w:b/>
            <w:bCs/>
            <w:rPrChange w:id="282" w:author="Silver, Ian" w:date="2026-02-18T11:24:00Z" w16du:dateUtc="2026-02-18T16:24:00Z">
              <w:rPr/>
            </w:rPrChange>
          </w:rPr>
          <w:t xml:space="preserve">emales, White </w:t>
        </w:r>
        <w:r>
          <w:rPr>
            <w:b/>
            <w:bCs/>
          </w:rPr>
          <w:t>M</w:t>
        </w:r>
        <w:r w:rsidRPr="0058729A">
          <w:rPr>
            <w:b/>
            <w:bCs/>
            <w:rPrChange w:id="283" w:author="Silver, Ian" w:date="2026-02-18T11:24:00Z" w16du:dateUtc="2026-02-18T16:24:00Z">
              <w:rPr/>
            </w:rPrChange>
          </w:rPr>
          <w:t xml:space="preserve">ales, and White </w:t>
        </w:r>
        <w:r>
          <w:rPr>
            <w:b/>
            <w:bCs/>
          </w:rPr>
          <w:t>F</w:t>
        </w:r>
        <w:r w:rsidRPr="0058729A">
          <w:rPr>
            <w:b/>
            <w:bCs/>
            <w:rPrChange w:id="284" w:author="Silver, Ian" w:date="2026-02-18T11:24:00Z" w16du:dateUtc="2026-02-18T16:24:00Z">
              <w:rPr/>
            </w:rPrChange>
          </w:rPr>
          <w:t>emales</w:t>
        </w:r>
      </w:ins>
    </w:p>
    <w:p w14:paraId="688ECF00" w14:textId="17E7DCBE" w:rsidR="00C821A2" w:rsidRDefault="00C821A2" w:rsidP="00E9723A">
      <w:pPr>
        <w:ind w:firstLine="720"/>
        <w:contextualSpacing w:val="0"/>
      </w:pPr>
      <w:r>
        <w:lastRenderedPageBreak/>
        <w:t xml:space="preserve">The posterior predictions for Black females, White males, and White females present a similar pattern of findings (See Appendix B-D). </w:t>
      </w:r>
      <w:ins w:id="285" w:author="Silver, Ian" w:date="2026-02-18T11:24:00Z" w16du:dateUtc="2026-02-18T16:24:00Z">
        <w:r w:rsidR="0058729A">
          <w:t>The results of these posterior predictions largely align with the patterns observed for Black males, where decrease</w:t>
        </w:r>
      </w:ins>
      <w:ins w:id="286" w:author="Silver, Ian" w:date="2026-02-18T11:25:00Z" w16du:dateUtc="2026-02-18T16:25:00Z">
        <w:r w:rsidR="0058729A">
          <w:t xml:space="preserve">s in federal Medicaid expenditures would increase disparities in no-insurance between individuals with CLS involvement and their non-CLS involved counterparts. </w:t>
        </w:r>
        <w:proofErr w:type="gramStart"/>
        <w:r w:rsidR="0058729A">
          <w:t>Increases in</w:t>
        </w:r>
        <w:proofErr w:type="gramEnd"/>
        <w:r w:rsidR="0058729A">
          <w:t xml:space="preserve"> in federal Medicaid expenditures, however, would decr</w:t>
        </w:r>
      </w:ins>
      <w:ins w:id="287" w:author="Silver, Ian" w:date="2026-02-18T11:26:00Z" w16du:dateUtc="2026-02-18T16:26:00Z">
        <w:r w:rsidR="0058729A">
          <w:t>ease</w:t>
        </w:r>
      </w:ins>
      <w:ins w:id="288" w:author="Silver, Ian" w:date="2026-02-18T11:25:00Z" w16du:dateUtc="2026-02-18T16:25:00Z">
        <w:r w:rsidR="0058729A">
          <w:t xml:space="preserve"> disparities in no-insurance between individuals with CLS involvement and their non-CLS involved counterparts.</w:t>
        </w:r>
      </w:ins>
      <w:ins w:id="289" w:author="Silver, Ian" w:date="2026-02-18T11:26:00Z" w16du:dateUtc="2026-02-18T16:26:00Z">
        <w:r w:rsidR="0058729A">
          <w:t xml:space="preserve"> </w:t>
        </w:r>
      </w:ins>
      <w:ins w:id="290" w:author="Silver, Ian" w:date="2026-02-18T11:27:00Z" w16du:dateUtc="2026-02-18T16:27:00Z">
        <w:r w:rsidR="00254762">
          <w:t>The statistica</w:t>
        </w:r>
      </w:ins>
      <w:ins w:id="291" w:author="Silver, Ian" w:date="2026-02-18T11:28:00Z" w16du:dateUtc="2026-02-18T16:28:00Z">
        <w:r w:rsidR="00254762">
          <w:t xml:space="preserve">l results can be observed at </w:t>
        </w:r>
        <w:proofErr w:type="spellStart"/>
        <w:r w:rsidR="00254762" w:rsidRPr="0040536D">
          <w:rPr>
            <w:i/>
            <w:iCs/>
          </w:rPr>
          <w:t>github</w:t>
        </w:r>
        <w:proofErr w:type="spellEnd"/>
        <w:r w:rsidR="00254762" w:rsidRPr="0040536D">
          <w:rPr>
            <w:i/>
            <w:iCs/>
          </w:rPr>
          <w:t xml:space="preserve"> link to be provided upon publication</w:t>
        </w:r>
        <w:r w:rsidR="00254762">
          <w:t xml:space="preserve">. </w:t>
        </w:r>
      </w:ins>
    </w:p>
    <w:p w14:paraId="2356FF90" w14:textId="49CC8D48" w:rsidR="009B6FF7" w:rsidRDefault="00C007AC" w:rsidP="00E52316">
      <w:pPr>
        <w:contextualSpacing w:val="0"/>
        <w:rPr>
          <w:b/>
          <w:bCs/>
        </w:rPr>
      </w:pPr>
      <w:r>
        <w:rPr>
          <w:b/>
          <w:bCs/>
        </w:rPr>
        <w:t>Discussion</w:t>
      </w:r>
    </w:p>
    <w:p w14:paraId="27156BC5" w14:textId="474307E3" w:rsidR="006F6E3D" w:rsidRDefault="000E0857" w:rsidP="00E52316">
      <w:pPr>
        <w:contextualSpacing w:val="0"/>
      </w:pPr>
      <w:r>
        <w:tab/>
      </w:r>
      <w:r w:rsidR="006F6E3D">
        <w:t>Medicaid was designed to address the disparities in health care, focusing on providing health insurance to low-income</w:t>
      </w:r>
      <w:r w:rsidR="006F6E3D" w:rsidRPr="004819B0">
        <w:t xml:space="preserve"> </w:t>
      </w:r>
      <w:r w:rsidR="006F6E3D">
        <w:t xml:space="preserve">adults and children. However, other groups of individuals, such as people formerly involved in the CLS, often rely on Medicaid to obtain health insurance within the community given diminished opportunities to obtain private health insurance due to poverty or lack of employment (6,20). This is especially true for individuals involved in the CLS before 18, as early contact with the CLS represents a major developmental disruption leading to a variety of negative life-course outcomes (10,21,22). </w:t>
      </w:r>
      <w:r w:rsidR="004819B0">
        <w:t xml:space="preserve">The current study sought to understand if </w:t>
      </w:r>
      <w:ins w:id="292" w:author="Silver, Ian" w:date="2026-02-18T11:31:00Z" w16du:dateUtc="2026-02-18T16:31:00Z">
        <w:r w:rsidR="00254762">
          <w:t xml:space="preserve">federal </w:t>
        </w:r>
      </w:ins>
      <w:r w:rsidR="004819B0">
        <w:t xml:space="preserve">Medicaid spending </w:t>
      </w:r>
      <w:r w:rsidR="00AF32B8">
        <w:t>could</w:t>
      </w:r>
      <w:r w:rsidR="004819B0">
        <w:t xml:space="preserve"> improve health care access for</w:t>
      </w:r>
      <w:r w:rsidR="00AF32B8" w:rsidRPr="00AF32B8">
        <w:t xml:space="preserve"> </w:t>
      </w:r>
      <w:r w:rsidR="003C5CD8">
        <w:t xml:space="preserve">individuals involved in the </w:t>
      </w:r>
      <w:r w:rsidR="00AF32B8">
        <w:t xml:space="preserve">CLS </w:t>
      </w:r>
      <w:r w:rsidR="003C5CD8">
        <w:t>before 18</w:t>
      </w:r>
      <w:r w:rsidR="00AF32B8">
        <w:t xml:space="preserve">, a </w:t>
      </w:r>
      <w:r w:rsidR="004819B0">
        <w:t>historically disadvantaged group of individuals</w:t>
      </w:r>
      <w:r w:rsidR="00AF32B8">
        <w:t>.</w:t>
      </w:r>
      <w:r w:rsidR="004819B0">
        <w:t xml:space="preserve"> </w:t>
      </w:r>
    </w:p>
    <w:p w14:paraId="488AB4C3" w14:textId="420D2C43" w:rsidR="003C1BCA" w:rsidRDefault="00A94564" w:rsidP="006F6E3D">
      <w:pPr>
        <w:ind w:firstLine="720"/>
        <w:contextualSpacing w:val="0"/>
      </w:pPr>
      <w:r>
        <w:t xml:space="preserve">The current study yielded three findings. First, the model estimates suggest that state and federal Medicaid expenditures are associated with </w:t>
      </w:r>
      <w:r w:rsidR="00193A33">
        <w:t xml:space="preserve">decreases in the probability of being uninsured one year later. Second, disparities in the probability of having no insurance throughout adulthood exists across </w:t>
      </w:r>
      <w:r w:rsidR="006E4119">
        <w:t xml:space="preserve">individuals </w:t>
      </w:r>
      <w:r w:rsidR="00193A33">
        <w:t>with no CLS involvement</w:t>
      </w:r>
      <w:r w:rsidR="006E4119" w:rsidRPr="006E4119">
        <w:t xml:space="preserve"> </w:t>
      </w:r>
      <w:r w:rsidR="006E4119">
        <w:t>before 18</w:t>
      </w:r>
      <w:r w:rsidR="00193A33">
        <w:t xml:space="preserve"> and </w:t>
      </w:r>
      <w:r w:rsidR="003C1BCA">
        <w:t xml:space="preserve">former CLS involved </w:t>
      </w:r>
      <w:r w:rsidR="00E32F12">
        <w:t>adolescents</w:t>
      </w:r>
      <w:r w:rsidR="00193A33">
        <w:t xml:space="preserve">, with </w:t>
      </w:r>
      <w:r w:rsidR="006E4119">
        <w:t xml:space="preserve">individuals </w:t>
      </w:r>
      <w:r w:rsidR="00193A33">
        <w:t>incarcerated in juvenile/adult facilities</w:t>
      </w:r>
      <w:r w:rsidR="006E4119" w:rsidRPr="006E4119">
        <w:t xml:space="preserve"> </w:t>
      </w:r>
      <w:r w:rsidR="006E4119">
        <w:t>before 18</w:t>
      </w:r>
      <w:r w:rsidR="00193A33">
        <w:t xml:space="preserve"> experiencing the </w:t>
      </w:r>
      <w:r w:rsidR="00193A33">
        <w:lastRenderedPageBreak/>
        <w:t xml:space="preserve">highest probability of possessing no insurance throughout adulthood. Third, the </w:t>
      </w:r>
      <w:proofErr w:type="gramStart"/>
      <w:r w:rsidR="00193A33">
        <w:t>draws</w:t>
      </w:r>
      <w:proofErr w:type="gramEnd"/>
      <w:r w:rsidR="00193A33">
        <w:t xml:space="preserve"> from the </w:t>
      </w:r>
      <w:r w:rsidR="006B2C2D">
        <w:t xml:space="preserve">forecasted predictions </w:t>
      </w:r>
      <w:r w:rsidR="00193A33">
        <w:t xml:space="preserve">suggested that increasing </w:t>
      </w:r>
      <w:ins w:id="293" w:author="Silver, Ian" w:date="2026-02-18T11:31:00Z" w16du:dateUtc="2026-02-18T16:31:00Z">
        <w:r w:rsidR="00254762">
          <w:t xml:space="preserve">federal </w:t>
        </w:r>
      </w:ins>
      <w:r w:rsidR="00193A33">
        <w:t xml:space="preserve">Medicaid expenditures could reduce </w:t>
      </w:r>
      <w:r w:rsidR="003C1BCA">
        <w:t xml:space="preserve">the probability of no insurance for all individuals, while also reducing the health insurance gap between </w:t>
      </w:r>
      <w:r w:rsidR="006E4119">
        <w:t xml:space="preserve">individuals involved and not involved in the </w:t>
      </w:r>
      <w:r w:rsidR="003C1BCA">
        <w:t xml:space="preserve">CLS </w:t>
      </w:r>
      <w:r w:rsidR="006E4119">
        <w:t>before 18</w:t>
      </w:r>
      <w:r w:rsidR="003C1BCA">
        <w:t xml:space="preserve">. Alternatively, cutting </w:t>
      </w:r>
      <w:ins w:id="294" w:author="Silver, Ian" w:date="2026-02-18T11:31:00Z" w16du:dateUtc="2026-02-18T16:31:00Z">
        <w:r w:rsidR="00254762">
          <w:t xml:space="preserve">federal </w:t>
        </w:r>
      </w:ins>
      <w:r w:rsidR="003C1BCA">
        <w:t xml:space="preserve">Medicaid expenditures could increase the probability of no insurance for all individuals, while also increasing the health insurance gap between </w:t>
      </w:r>
      <w:r w:rsidR="006E4119">
        <w:t>individuals involved and not involved in the CLS before 18</w:t>
      </w:r>
      <w:r w:rsidR="003C1BCA">
        <w:t>.</w:t>
      </w:r>
      <w:r w:rsidR="0022630A">
        <w:t xml:space="preserve"> </w:t>
      </w:r>
    </w:p>
    <w:p w14:paraId="087BE4B2" w14:textId="77777777" w:rsidR="00716624" w:rsidRDefault="0022630A" w:rsidP="00E52316">
      <w:pPr>
        <w:contextualSpacing w:val="0"/>
        <w:rPr>
          <w:ins w:id="295" w:author="Silver, Ian" w:date="2026-02-20T08:44:00Z" w16du:dateUtc="2026-02-20T13:44:00Z"/>
        </w:rPr>
      </w:pPr>
      <w:r>
        <w:tab/>
      </w:r>
      <w:r w:rsidR="00E9723A">
        <w:t xml:space="preserve">The findings, overall, </w:t>
      </w:r>
      <w:r w:rsidR="00494E94">
        <w:t xml:space="preserve">suggest that </w:t>
      </w:r>
      <w:ins w:id="296" w:author="Silver, Ian" w:date="2026-02-18T11:31:00Z" w16du:dateUtc="2026-02-18T16:31:00Z">
        <w:r w:rsidR="00254762">
          <w:t xml:space="preserve">federal </w:t>
        </w:r>
      </w:ins>
      <w:r w:rsidR="00494E94">
        <w:t xml:space="preserve">Medicaid </w:t>
      </w:r>
      <w:ins w:id="297" w:author="Silver, Ian" w:date="2026-02-20T08:01:00Z" w16du:dateUtc="2026-02-20T13:01:00Z">
        <w:r w:rsidR="00B3129E">
          <w:t xml:space="preserve">expenditures </w:t>
        </w:r>
      </w:ins>
      <w:proofErr w:type="gramStart"/>
      <w:r w:rsidR="00494E94">
        <w:t>plays</w:t>
      </w:r>
      <w:proofErr w:type="gramEnd"/>
      <w:r w:rsidR="00494E94">
        <w:t xml:space="preserve"> an important role in ensuring that </w:t>
      </w:r>
      <w:r w:rsidR="006E4119">
        <w:t xml:space="preserve">individuals involved in the </w:t>
      </w:r>
      <w:r w:rsidR="00494E94">
        <w:t xml:space="preserve">CLS </w:t>
      </w:r>
      <w:r w:rsidR="006E4119">
        <w:t xml:space="preserve">before 18 </w:t>
      </w:r>
      <w:r w:rsidR="00494E94">
        <w:t>possess the opportunity to obtain health insurance during adulthood. These individua</w:t>
      </w:r>
      <w:r w:rsidR="00075449">
        <w:t>l</w:t>
      </w:r>
      <w:r w:rsidR="00494E94">
        <w:t xml:space="preserve">s commonly have diminished access to private and employer health insurance – due to substantive developmental gaps and </w:t>
      </w:r>
      <w:r w:rsidR="006B2C2D">
        <w:t xml:space="preserve">diminished likelihood of obtaining gainful employment that could provide private health insurance </w:t>
      </w:r>
      <w:r w:rsidR="00494E94">
        <w:t>(</w:t>
      </w:r>
      <w:r w:rsidR="00835D5D">
        <w:t>21</w:t>
      </w:r>
      <w:r w:rsidR="00494E94">
        <w:t xml:space="preserve">)–, making public health insurance the primary mechanism reducing uninsurance amongst this disadvantaged subgroup of individuals. </w:t>
      </w:r>
      <w:commentRangeStart w:id="298"/>
      <w:ins w:id="299" w:author="Silver, Ian" w:date="2026-02-20T08:42:00Z" w16du:dateUtc="2026-02-20T13:42:00Z">
        <w:r w:rsidR="0021786C">
          <w:t xml:space="preserve">Importantly, individuals are ineligible for medical coverage during periods of </w:t>
        </w:r>
        <w:r w:rsidR="00716624">
          <w:t xml:space="preserve">adulthood </w:t>
        </w:r>
        <w:r w:rsidR="0021786C">
          <w:t>incarceration</w:t>
        </w:r>
        <w:r w:rsidR="00716624">
          <w:t>,</w:t>
        </w:r>
      </w:ins>
      <w:ins w:id="300" w:author="Silver, Ian" w:date="2026-02-20T08:43:00Z" w16du:dateUtc="2026-02-20T13:43:00Z">
        <w:r w:rsidR="00716624">
          <w:t xml:space="preserve"> suggesting </w:t>
        </w:r>
        <w:r w:rsidR="00716624">
          <w:t xml:space="preserve">that some of </w:t>
        </w:r>
        <w:r w:rsidR="00716624">
          <w:t>the observed</w:t>
        </w:r>
        <w:r w:rsidR="00716624">
          <w:t xml:space="preserve"> </w:t>
        </w:r>
        <w:proofErr w:type="gramStart"/>
        <w:r w:rsidR="00716624">
          <w:t>association</w:t>
        </w:r>
        <w:proofErr w:type="gramEnd"/>
        <w:r w:rsidR="00716624">
          <w:t xml:space="preserve"> could be due to reincarceration</w:t>
        </w:r>
        <w:r w:rsidR="00716624">
          <w:t xml:space="preserve"> as youth CLS involvement is a predictor of adulthood CLS involvement</w:t>
        </w:r>
      </w:ins>
      <w:commentRangeEnd w:id="298"/>
      <w:ins w:id="301" w:author="Silver, Ian" w:date="2026-02-20T08:44:00Z" w16du:dateUtc="2026-02-20T13:44:00Z">
        <w:r w:rsidR="00716624">
          <w:rPr>
            <w:rStyle w:val="CommentReference"/>
          </w:rPr>
          <w:commentReference w:id="298"/>
        </w:r>
        <w:r w:rsidR="00716624">
          <w:t xml:space="preserve">. </w:t>
        </w:r>
      </w:ins>
    </w:p>
    <w:p w14:paraId="651D078D" w14:textId="7EB1DD18" w:rsidR="004908F0" w:rsidRDefault="00494E94" w:rsidP="00716624">
      <w:pPr>
        <w:ind w:firstLine="720"/>
        <w:contextualSpacing w:val="0"/>
        <w:pPrChange w:id="302" w:author="Silver, Ian" w:date="2026-02-20T08:44:00Z" w16du:dateUtc="2026-02-20T13:44:00Z">
          <w:pPr>
            <w:contextualSpacing w:val="0"/>
          </w:pPr>
        </w:pPrChange>
      </w:pPr>
      <w:r>
        <w:t xml:space="preserve">Increasing health insurance enrollment amongst </w:t>
      </w:r>
      <w:r w:rsidR="006E4119">
        <w:t xml:space="preserve">individuals involved in the CLS before 18 </w:t>
      </w:r>
      <w:r>
        <w:t>is imperative, as this group of individuals present substantive physical and mental health needs throughout early adulthood and adulthood (</w:t>
      </w:r>
      <w:r w:rsidR="00835D5D">
        <w:t>23</w:t>
      </w:r>
      <w:r w:rsidR="00721E5D">
        <w:t>,</w:t>
      </w:r>
      <w:r w:rsidR="00835D5D">
        <w:t>24</w:t>
      </w:r>
      <w:r>
        <w:t xml:space="preserve">). Despite </w:t>
      </w:r>
      <w:r w:rsidR="002F364C">
        <w:t xml:space="preserve">increased </w:t>
      </w:r>
      <w:ins w:id="303" w:author="Silver, Ian" w:date="2026-02-18T11:31:00Z" w16du:dateUtc="2026-02-18T16:31:00Z">
        <w:r w:rsidR="00254762">
          <w:t xml:space="preserve">federal </w:t>
        </w:r>
      </w:ins>
      <w:r w:rsidR="002F364C">
        <w:t xml:space="preserve">Medicaid spending </w:t>
      </w:r>
      <w:proofErr w:type="gramStart"/>
      <w:r w:rsidR="002F364C">
        <w:t>over time</w:t>
      </w:r>
      <w:proofErr w:type="gramEnd"/>
      <w:r w:rsidR="002F364C">
        <w:t xml:space="preserve">, the remaining </w:t>
      </w:r>
      <w:r>
        <w:t xml:space="preserve">gap in health insurance </w:t>
      </w:r>
      <w:r w:rsidR="002F364C">
        <w:t xml:space="preserve">coverage between </w:t>
      </w:r>
      <w:r w:rsidR="006E4119">
        <w:t xml:space="preserve">individuals involved and not involved in the CLS before 18 </w:t>
      </w:r>
      <w:r w:rsidR="002F364C">
        <w:t>could contribute to the negative outcomes observed for the former (e.g., early mortality</w:t>
      </w:r>
      <w:r w:rsidR="00721E5D">
        <w:t>)</w:t>
      </w:r>
      <w:r w:rsidR="00305252">
        <w:t>.</w:t>
      </w:r>
      <w:r w:rsidR="00721E5D">
        <w:t>[</w:t>
      </w:r>
      <w:r w:rsidR="00247AA1">
        <w:t>9</w:t>
      </w:r>
      <w:r w:rsidR="00721E5D">
        <w:t>]</w:t>
      </w:r>
      <w:r w:rsidR="002F364C">
        <w:t xml:space="preserve"> </w:t>
      </w:r>
      <w:ins w:id="304" w:author="Silver, Ian" w:date="2026-02-20T08:03:00Z" w16du:dateUtc="2026-02-20T13:03:00Z">
        <w:r w:rsidR="00B3129E">
          <w:t xml:space="preserve">Notably, variation in state Medicaid policies </w:t>
        </w:r>
        <w:r w:rsidR="00B3129E">
          <w:lastRenderedPageBreak/>
          <w:t xml:space="preserve">and variation in Medicaid over time – albeit unable to be evaluated during the current study – could influence an </w:t>
        </w:r>
        <w:proofErr w:type="spellStart"/>
        <w:r w:rsidR="00B3129E">
          <w:t>individuals</w:t>
        </w:r>
        <w:proofErr w:type="spellEnd"/>
        <w:r w:rsidR="00B3129E">
          <w:t xml:space="preserve"> opportunity to obtain health insurance during adulthood.</w:t>
        </w:r>
        <w:r w:rsidR="00B3129E">
          <w:t xml:space="preserve"> More research is needed to better understand how federal and state Medicaid policies and expenditures influence insurance enro</w:t>
        </w:r>
      </w:ins>
      <w:ins w:id="305" w:author="Silver, Ian" w:date="2026-02-20T08:04:00Z" w16du:dateUtc="2026-02-20T13:04:00Z">
        <w:r w:rsidR="00B3129E">
          <w:t>llment amongst individuals formerly involved in the CLS before 18.</w:t>
        </w:r>
      </w:ins>
    </w:p>
    <w:p w14:paraId="5A6216AB" w14:textId="22B32919" w:rsidR="00245252" w:rsidRDefault="004908F0" w:rsidP="00E52316">
      <w:pPr>
        <w:contextualSpacing w:val="0"/>
      </w:pPr>
      <w:r>
        <w:tab/>
      </w:r>
      <w:del w:id="306" w:author="Silver, Ian" w:date="2026-02-20T07:39:00Z" w16du:dateUtc="2026-02-20T12:39:00Z">
        <w:r w:rsidR="006B2C2D" w:rsidDel="00A35A22">
          <w:delText xml:space="preserve">Four </w:delText>
        </w:r>
      </w:del>
      <w:ins w:id="307" w:author="Silver, Ian" w:date="2026-02-20T07:39:00Z" w16du:dateUtc="2026-02-20T12:39:00Z">
        <w:r w:rsidR="00A35A22">
          <w:t>Five</w:t>
        </w:r>
        <w:r w:rsidR="00A35A22">
          <w:t xml:space="preserve"> </w:t>
        </w:r>
      </w:ins>
      <w:r>
        <w:t xml:space="preserve">limitations should be highlighted. First, the </w:t>
      </w:r>
      <w:r w:rsidR="0061075A">
        <w:t xml:space="preserve">current study relies on the </w:t>
      </w:r>
      <w:proofErr w:type="spellStart"/>
      <w:r w:rsidR="0061075A">
        <w:t>NLSY97</w:t>
      </w:r>
      <w:proofErr w:type="spellEnd"/>
      <w:r w:rsidR="0061075A">
        <w:t xml:space="preserve"> nationally representative birth cohort (individuals born between January </w:t>
      </w:r>
      <w:proofErr w:type="gramStart"/>
      <w:r w:rsidR="0061075A">
        <w:t>1</w:t>
      </w:r>
      <w:r w:rsidR="0061075A" w:rsidRPr="0061075A">
        <w:rPr>
          <w:vertAlign w:val="superscript"/>
        </w:rPr>
        <w:t>st</w:t>
      </w:r>
      <w:proofErr w:type="gramEnd"/>
      <w:r w:rsidR="0061075A">
        <w:t xml:space="preserve"> 1980 and December 31</w:t>
      </w:r>
      <w:r w:rsidR="0061075A" w:rsidRPr="0061075A">
        <w:rPr>
          <w:vertAlign w:val="superscript"/>
        </w:rPr>
        <w:t>st</w:t>
      </w:r>
      <w:r w:rsidR="0061075A">
        <w:t xml:space="preserve"> 1984), making it difficult to know if these findings would hold true for individuals in other birth cohorts. Second,</w:t>
      </w:r>
      <w:r w:rsidR="00193F6F">
        <w:t xml:space="preserve"> the current study relies on posterior predictions to assess the potential effects of increasing or decreasing </w:t>
      </w:r>
      <w:ins w:id="308" w:author="Silver, Ian" w:date="2026-02-18T11:32:00Z" w16du:dateUtc="2026-02-18T16:32:00Z">
        <w:r w:rsidR="00254762">
          <w:t xml:space="preserve">federal </w:t>
        </w:r>
      </w:ins>
      <w:r w:rsidR="00193F6F">
        <w:t xml:space="preserve">Medicaid expenditures on the probability of no health insurance amongst former </w:t>
      </w:r>
      <w:r w:rsidR="006E4119">
        <w:t>individuals involved and not involved in the CLS before 18</w:t>
      </w:r>
      <w:r w:rsidR="00193F6F">
        <w:t xml:space="preserve">. </w:t>
      </w:r>
      <w:r w:rsidR="006B2C2D">
        <w:t xml:space="preserve">Third, due to spacing, the effects of </w:t>
      </w:r>
      <w:ins w:id="309" w:author="Silver, Ian" w:date="2026-02-18T11:32:00Z" w16du:dateUtc="2026-02-18T16:32:00Z">
        <w:r w:rsidR="00254762">
          <w:t xml:space="preserve">federal </w:t>
        </w:r>
      </w:ins>
      <w:r w:rsidR="006B2C2D">
        <w:t>Medicaid cuts on uninsurance amongst Black males is the focus of the main text, with Black females, White males, and White females serving as supplemental analyses.</w:t>
      </w:r>
      <w:r w:rsidR="00E25876">
        <w:t>[</w:t>
      </w:r>
      <w:r w:rsidR="00247AA1">
        <w:t>5</w:t>
      </w:r>
      <w:r w:rsidR="00E25876">
        <w:t>]</w:t>
      </w:r>
      <w:r w:rsidR="006B2C2D">
        <w:t xml:space="preserve"> </w:t>
      </w:r>
      <w:ins w:id="310" w:author="Silver, Ian" w:date="2026-02-20T07:40:00Z" w16du:dateUtc="2026-02-20T12:40:00Z">
        <w:r w:rsidR="00A35A22">
          <w:t xml:space="preserve">Forth, due to an inability to estimate the proper sampling weights and concerns with estimating Bayesian models with case count sampling weights, the current study might not generalize to </w:t>
        </w:r>
      </w:ins>
      <w:ins w:id="311" w:author="Silver, Ian" w:date="2026-02-20T07:41:00Z" w16du:dateUtc="2026-02-20T12:41:00Z">
        <w:r w:rsidR="00A35A22">
          <w:t>all individuals in the US born between 1980 and 1984.</w:t>
        </w:r>
      </w:ins>
      <w:ins w:id="312" w:author="Silver, Ian" w:date="2026-02-20T08:01:00Z" w16du:dateUtc="2026-02-20T13:01:00Z">
        <w:r w:rsidR="00B3129E">
          <w:t xml:space="preserve"> </w:t>
        </w:r>
      </w:ins>
      <w:r w:rsidR="00193F6F">
        <w:t>Finally, due to data restrictions, we c</w:t>
      </w:r>
      <w:r w:rsidR="00E332BB">
        <w:t>ould not</w:t>
      </w:r>
      <w:r w:rsidR="00193F6F">
        <w:t xml:space="preserve"> identify the state each respondent resided in, making it difficult to compute the localized Medicaid expenditures for </w:t>
      </w:r>
      <w:proofErr w:type="gramStart"/>
      <w:r w:rsidR="00193F6F">
        <w:t>each individual</w:t>
      </w:r>
      <w:proofErr w:type="gramEnd"/>
      <w:r w:rsidR="00193F6F">
        <w:t xml:space="preserve">. </w:t>
      </w:r>
      <w:ins w:id="313" w:author="Silver, Ian" w:date="2026-02-18T09:19:00Z" w16du:dateUtc="2026-02-18T14:19:00Z">
        <w:r w:rsidR="00245252">
          <w:t xml:space="preserve">Accounting for </w:t>
        </w:r>
        <w:proofErr w:type="gramStart"/>
        <w:r w:rsidR="00245252">
          <w:t>state to state</w:t>
        </w:r>
        <w:proofErr w:type="gramEnd"/>
        <w:r w:rsidR="00245252">
          <w:t xml:space="preserve"> variation in Medicaid expenditures is impera</w:t>
        </w:r>
      </w:ins>
      <w:ins w:id="314" w:author="Silver, Ian" w:date="2026-02-18T09:20:00Z" w16du:dateUtc="2026-02-18T14:20:00Z">
        <w:r w:rsidR="00245252">
          <w:t>tive for future research, as it could further highlight the ef</w:t>
        </w:r>
      </w:ins>
      <w:ins w:id="315" w:author="Silver, Ian" w:date="2026-02-18T09:21:00Z" w16du:dateUtc="2026-02-18T14:21:00Z">
        <w:r w:rsidR="00245252">
          <w:t>fects</w:t>
        </w:r>
        <w:r w:rsidR="00A856E3">
          <w:t xml:space="preserve"> and the variation in effects</w:t>
        </w:r>
      </w:ins>
      <w:ins w:id="316" w:author="Silver, Ian" w:date="2026-02-18T09:20:00Z" w16du:dateUtc="2026-02-18T14:20:00Z">
        <w:r w:rsidR="00245252">
          <w:t xml:space="preserve"> of Medicaid expenditures for </w:t>
        </w:r>
      </w:ins>
      <w:ins w:id="317" w:author="Silver, Ian" w:date="2026-02-18T09:21:00Z" w16du:dateUtc="2026-02-18T14:21:00Z">
        <w:r w:rsidR="00A856E3">
          <w:t>health insurance enrollment amongst former CLS involved youth</w:t>
        </w:r>
      </w:ins>
      <w:ins w:id="318" w:author="Silver, Ian" w:date="2026-02-18T09:20:00Z" w16du:dateUtc="2026-02-18T14:20:00Z">
        <w:r w:rsidR="00245252">
          <w:t xml:space="preserve"> </w:t>
        </w:r>
      </w:ins>
      <w:ins w:id="319" w:author="Silver, Ian" w:date="2026-02-18T09:21:00Z" w16du:dateUtc="2026-02-18T14:21:00Z">
        <w:r w:rsidR="00A856E3">
          <w:t>across the Unite</w:t>
        </w:r>
      </w:ins>
      <w:ins w:id="320" w:author="Silver, Ian" w:date="2026-02-18T09:22:00Z" w16du:dateUtc="2026-02-18T14:22:00Z">
        <w:r w:rsidR="00A856E3">
          <w:t>d States</w:t>
        </w:r>
      </w:ins>
      <w:ins w:id="321" w:author="Silver, Ian" w:date="2026-02-18T09:24:00Z" w16du:dateUtc="2026-02-18T14:24:00Z">
        <w:r w:rsidR="00A856E3">
          <w:t xml:space="preserve">. Future research should use the current findings as preliminary evidence for the association, guiding </w:t>
        </w:r>
      </w:ins>
      <w:ins w:id="322" w:author="Silver, Ian" w:date="2026-02-18T09:27:00Z" w16du:dateUtc="2026-02-18T14:27:00Z">
        <w:r w:rsidR="00A856E3">
          <w:t xml:space="preserve">future examinations accounting for </w:t>
        </w:r>
        <w:proofErr w:type="gramStart"/>
        <w:r w:rsidR="00A856E3">
          <w:t>state to state</w:t>
        </w:r>
        <w:proofErr w:type="gramEnd"/>
        <w:r w:rsidR="00A856E3">
          <w:t xml:space="preserve"> variation</w:t>
        </w:r>
      </w:ins>
      <w:ins w:id="323" w:author="Silver, Ian" w:date="2026-02-18T09:29:00Z" w16du:dateUtc="2026-02-18T14:29:00Z">
        <w:r w:rsidR="00A856E3">
          <w:t xml:space="preserve"> in Medic</w:t>
        </w:r>
      </w:ins>
      <w:ins w:id="324" w:author="Silver, Ian" w:date="2026-02-18T09:30:00Z" w16du:dateUtc="2026-02-18T14:30:00Z">
        <w:r w:rsidR="00A856E3">
          <w:t xml:space="preserve">aid expenditures. </w:t>
        </w:r>
      </w:ins>
      <w:ins w:id="325" w:author="Silver, Ian" w:date="2026-02-18T09:20:00Z" w16du:dateUtc="2026-02-18T14:20:00Z">
        <w:r w:rsidR="00245252">
          <w:t xml:space="preserve"> </w:t>
        </w:r>
      </w:ins>
    </w:p>
    <w:p w14:paraId="2EB29520" w14:textId="008D2920" w:rsidR="005B5918" w:rsidRDefault="00193F6F" w:rsidP="00E52316">
      <w:pPr>
        <w:contextualSpacing w:val="0"/>
      </w:pPr>
      <w:r>
        <w:lastRenderedPageBreak/>
        <w:tab/>
      </w:r>
      <w:r w:rsidR="000E49C9">
        <w:t>Notably, as of</w:t>
      </w:r>
      <w:r w:rsidR="00E332BB">
        <w:t xml:space="preserve"> this</w:t>
      </w:r>
      <w:r w:rsidR="000E49C9">
        <w:t xml:space="preserve"> writing, the </w:t>
      </w:r>
      <w:r w:rsidR="00053AEE">
        <w:t>U.S.</w:t>
      </w:r>
      <w:r w:rsidR="000E49C9">
        <w:t xml:space="preserve"> federal government is </w:t>
      </w:r>
      <w:r w:rsidR="00AE21F8">
        <w:t xml:space="preserve">planning on </w:t>
      </w:r>
      <w:r w:rsidR="000E49C9">
        <w:t xml:space="preserve">cutting </w:t>
      </w:r>
      <w:ins w:id="326" w:author="Silver, Ian" w:date="2026-02-18T09:30:00Z" w16du:dateUtc="2026-02-18T14:30:00Z">
        <w:r w:rsidR="00A856E3">
          <w:t xml:space="preserve">federal </w:t>
        </w:r>
      </w:ins>
      <w:r w:rsidR="000E49C9">
        <w:t>Medicaid expenditures substantively</w:t>
      </w:r>
      <w:r w:rsidR="00AE21F8">
        <w:t xml:space="preserve"> in the future</w:t>
      </w:r>
      <w:r w:rsidR="000E49C9">
        <w:t xml:space="preserve"> and implementing working requirements for individuals on Medicaid</w:t>
      </w:r>
      <w:r w:rsidR="00305252">
        <w:t>.</w:t>
      </w:r>
      <w:r w:rsidR="00E25876">
        <w:t>[</w:t>
      </w:r>
      <w:r w:rsidR="00835D5D">
        <w:t>25</w:t>
      </w:r>
      <w:r w:rsidR="00E25876">
        <w:t>]</w:t>
      </w:r>
      <w:r w:rsidR="000E49C9">
        <w:t xml:space="preserve"> While we will not be able to determine the effects of these changes to</w:t>
      </w:r>
      <w:ins w:id="327" w:author="Silver, Ian" w:date="2026-02-18T11:32:00Z" w16du:dateUtc="2026-02-18T16:32:00Z">
        <w:r w:rsidR="00254762" w:rsidRPr="00254762">
          <w:t xml:space="preserve"> </w:t>
        </w:r>
        <w:r w:rsidR="00254762">
          <w:t>federal</w:t>
        </w:r>
      </w:ins>
      <w:r w:rsidR="000E49C9">
        <w:t xml:space="preserve"> Medicaid expenditures until after implemented, the posterior predictions presented in this paper suggest that decreasing </w:t>
      </w:r>
      <w:ins w:id="328" w:author="Silver, Ian" w:date="2026-02-18T11:32:00Z" w16du:dateUtc="2026-02-18T16:32:00Z">
        <w:r w:rsidR="00254762">
          <w:t xml:space="preserve">federal </w:t>
        </w:r>
      </w:ins>
      <w:r w:rsidR="000E49C9">
        <w:t xml:space="preserve">Medicaid expenditures will have a substantive impact on health insurance coverage for </w:t>
      </w:r>
      <w:r w:rsidR="006E4119">
        <w:t xml:space="preserve">individuals involved in the CLS before 18 </w:t>
      </w:r>
      <w:r w:rsidR="000E49C9">
        <w:t xml:space="preserve">(as well as non-CLS involved </w:t>
      </w:r>
      <w:r w:rsidR="00E32F12">
        <w:t>adolescents</w:t>
      </w:r>
      <w:r w:rsidR="000E49C9">
        <w:t xml:space="preserve">). </w:t>
      </w:r>
      <w:proofErr w:type="gramStart"/>
      <w:r w:rsidR="000E49C9">
        <w:t>In particular,</w:t>
      </w:r>
      <w:r w:rsidR="000E49C9" w:rsidRPr="004908F0">
        <w:t xml:space="preserve"> </w:t>
      </w:r>
      <w:r w:rsidR="006E4119">
        <w:t>individuals</w:t>
      </w:r>
      <w:proofErr w:type="gramEnd"/>
      <w:r w:rsidR="006E4119">
        <w:t xml:space="preserve"> involved in the CLS before 18 </w:t>
      </w:r>
      <w:r w:rsidR="000E49C9">
        <w:t xml:space="preserve">could potentially </w:t>
      </w:r>
      <w:r w:rsidR="006E4119">
        <w:t>pose</w:t>
      </w:r>
      <w:r w:rsidR="000E49C9">
        <w:t xml:space="preserve"> an increased probability of being uninsured, diminishing their ability to obtain access</w:t>
      </w:r>
      <w:r w:rsidR="003C5CD8">
        <w:t xml:space="preserve"> to</w:t>
      </w:r>
      <w:r w:rsidR="000E49C9">
        <w:t xml:space="preserve"> imperative health care services at an affordable price. Moreover, decreasing federal Medicaid expenditures might increase the gap in the probability of being uninsured between </w:t>
      </w:r>
      <w:r w:rsidR="006E4119">
        <w:t>individuals involved and not involved in the CLS before 18</w:t>
      </w:r>
      <w:r w:rsidR="000E49C9">
        <w:t xml:space="preserve">, potentially exacerbating health disparities amongst this group of individuals. Considering </w:t>
      </w:r>
      <w:r w:rsidR="006E4119">
        <w:t>individuals involved in the CLS before 18</w:t>
      </w:r>
      <w:r w:rsidR="000E49C9">
        <w:t xml:space="preserve">, the evidence appears to suggest that increasing, not decreasing, </w:t>
      </w:r>
      <w:ins w:id="329" w:author="Silver, Ian" w:date="2026-02-18T11:32:00Z" w16du:dateUtc="2026-02-18T16:32:00Z">
        <w:r w:rsidR="00254762">
          <w:t xml:space="preserve">federal </w:t>
        </w:r>
      </w:ins>
      <w:r w:rsidR="000E49C9">
        <w:t>Medicaid expenditures could potentially reduce the probability of being uninsured amongst this group and, in turn, help reduce the physical and mental health needs of this group.</w:t>
      </w:r>
    </w:p>
    <w:p w14:paraId="0C86156D" w14:textId="42AD79A9" w:rsidR="00012765" w:rsidRPr="00E64BC0" w:rsidRDefault="000E49C9" w:rsidP="00D74B0E">
      <w:pPr>
        <w:ind w:firstLine="720"/>
        <w:contextualSpacing w:val="0"/>
      </w:pPr>
      <w:r>
        <w:t xml:space="preserve">The current study builds upon the growing body of literature suggesting that </w:t>
      </w:r>
      <w:r w:rsidR="006E4119">
        <w:t xml:space="preserve">individuals involved in the CLS before 18 </w:t>
      </w:r>
      <w:r>
        <w:t xml:space="preserve">face substantive health insurance and health care barriers, making it difficult to obtain the care needed to address physical and mental health problems. These findings suggest that federal and state Medicaid expenditures are associated with insurance enrollment amongst this group of individuals and increasing </w:t>
      </w:r>
      <w:ins w:id="330" w:author="Silver, Ian" w:date="2026-02-18T11:32:00Z" w16du:dateUtc="2026-02-18T16:32:00Z">
        <w:r w:rsidR="00254762">
          <w:t xml:space="preserve">federal </w:t>
        </w:r>
      </w:ins>
      <w:r>
        <w:t xml:space="preserve">Medicaid expenditures could further reduce the gap in insurance </w:t>
      </w:r>
      <w:r w:rsidRPr="00946754">
        <w:t xml:space="preserve">coverage during adulthood between </w:t>
      </w:r>
      <w:r w:rsidR="006E4119" w:rsidRPr="00946754">
        <w:t>individuals involved and not involved in the CLS before 18</w:t>
      </w:r>
      <w:r w:rsidRPr="00946754">
        <w:t xml:space="preserve">. Nonetheless, despite the abundance of evidence highlighting the benefits of </w:t>
      </w:r>
      <w:ins w:id="331" w:author="Silver, Ian" w:date="2026-02-18T11:32:00Z" w16du:dateUtc="2026-02-18T16:32:00Z">
        <w:r w:rsidR="00254762">
          <w:t xml:space="preserve">federal </w:t>
        </w:r>
      </w:ins>
      <w:r w:rsidRPr="00946754">
        <w:t>Medicaid (</w:t>
      </w:r>
      <w:r w:rsidR="00247AA1">
        <w:t>11</w:t>
      </w:r>
      <w:r w:rsidR="00E25876">
        <w:t>,</w:t>
      </w:r>
      <w:r w:rsidR="00835D5D">
        <w:t>26</w:t>
      </w:r>
      <w:r w:rsidR="00E25876">
        <w:t>-</w:t>
      </w:r>
      <w:r w:rsidR="00835D5D">
        <w:t>28</w:t>
      </w:r>
      <w:r w:rsidRPr="00946754">
        <w:t xml:space="preserve">), United States federal policy makers are seeking to </w:t>
      </w:r>
      <w:r w:rsidRPr="00946754">
        <w:lastRenderedPageBreak/>
        <w:t xml:space="preserve">cut </w:t>
      </w:r>
      <w:ins w:id="332" w:author="Silver, Ian" w:date="2026-02-18T11:32:00Z" w16du:dateUtc="2026-02-18T16:32:00Z">
        <w:r w:rsidR="00254762">
          <w:t xml:space="preserve">federal </w:t>
        </w:r>
      </w:ins>
      <w:r w:rsidRPr="00946754">
        <w:t>Medicaid expenditures. These cuts could have widespread</w:t>
      </w:r>
      <w:r>
        <w:t xml:space="preserve"> effects but could also </w:t>
      </w:r>
      <w:r w:rsidR="0005324C">
        <w:t xml:space="preserve">have a particularly salient effect on health insurance coverage for </w:t>
      </w:r>
      <w:r w:rsidR="006E4119">
        <w:t>individuals involved in the CLS before 18</w:t>
      </w:r>
      <w:r w:rsidR="0005324C">
        <w:t xml:space="preserve">– a historically disadvantaged group of individuals who experienced a substantive developmental gap within their life. This evidence further illustrates that expanding policies for vulnerable population might lead to increases in health insurance enrollment and potentially, in turn, reduce health care disparities between subgroups in the United States. </w:t>
      </w:r>
    </w:p>
    <w:p w14:paraId="2AE5F93D" w14:textId="77777777" w:rsidR="000E0857" w:rsidRDefault="000E0857" w:rsidP="00E52316">
      <w:pPr>
        <w:contextualSpacing w:val="0"/>
        <w:rPr>
          <w:b/>
          <w:bCs/>
        </w:rPr>
        <w:sectPr w:rsidR="000E0857" w:rsidSect="00F619A7">
          <w:footerReference w:type="default" r:id="rId13"/>
          <w:pgSz w:w="12240" w:h="15840"/>
          <w:pgMar w:top="1440" w:right="1440" w:bottom="1440" w:left="1440" w:header="720" w:footer="720" w:gutter="0"/>
          <w:pgNumType w:start="1"/>
          <w:cols w:space="720"/>
          <w:docGrid w:linePitch="360"/>
        </w:sectPr>
      </w:pPr>
    </w:p>
    <w:p w14:paraId="39978039" w14:textId="75261A85" w:rsidR="004F5B4C" w:rsidRPr="00E52316" w:rsidRDefault="004F5B4C" w:rsidP="00B80888">
      <w:pPr>
        <w:spacing w:line="240" w:lineRule="auto"/>
        <w:contextualSpacing w:val="0"/>
        <w:rPr>
          <w:b/>
          <w:bCs/>
        </w:rPr>
      </w:pPr>
      <w:bookmarkStart w:id="333" w:name="_Hlk204247852"/>
      <w:r>
        <w:rPr>
          <w:b/>
          <w:bCs/>
        </w:rPr>
        <w:lastRenderedPageBreak/>
        <w:t>References</w:t>
      </w:r>
    </w:p>
    <w:p w14:paraId="1FD6E8D5" w14:textId="77777777" w:rsidR="00206BC4" w:rsidRPr="00206BC4" w:rsidRDefault="00206BC4" w:rsidP="00206BC4">
      <w:pPr>
        <w:spacing w:line="240" w:lineRule="auto"/>
        <w:contextualSpacing w:val="0"/>
      </w:pPr>
    </w:p>
    <w:p w14:paraId="1DC97AC8" w14:textId="24FDD7BA"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t xml:space="preserve">Centers for Medicare &amp; Medicaid Services. March 2025 Medicaid &amp; CHIP enrollment data highlights. Medicaid.gov. Published 2025. Accessed </w:t>
      </w:r>
      <w:r>
        <w:rPr>
          <w:rFonts w:ascii="Times New Roman" w:hAnsi="Times New Roman" w:cs="Times New Roman"/>
          <w:sz w:val="24"/>
          <w:szCs w:val="24"/>
        </w:rPr>
        <w:t>September 3, 2025</w:t>
      </w:r>
      <w:r w:rsidRPr="00424CF2">
        <w:rPr>
          <w:rFonts w:ascii="Times New Roman" w:hAnsi="Times New Roman" w:cs="Times New Roman"/>
          <w:sz w:val="24"/>
          <w:szCs w:val="24"/>
        </w:rPr>
        <w:t xml:space="preserve">. </w:t>
      </w:r>
      <w:hyperlink r:id="rId14" w:history="1">
        <w:r w:rsidRPr="00174082">
          <w:rPr>
            <w:rStyle w:val="Hyperlink"/>
            <w:rFonts w:ascii="Times New Roman" w:hAnsi="Times New Roman" w:cs="Times New Roman"/>
            <w:sz w:val="24"/>
            <w:szCs w:val="24"/>
          </w:rPr>
          <w:t>https://www.medicaid.gov/medicaid/national-medicaid-chip-program-information/medicaid-chip-enrollment-data</w:t>
        </w:r>
      </w:hyperlink>
      <w:r>
        <w:rPr>
          <w:rFonts w:ascii="Times New Roman" w:hAnsi="Times New Roman" w:cs="Times New Roman"/>
          <w:sz w:val="24"/>
          <w:szCs w:val="24"/>
        </w:rPr>
        <w:t xml:space="preserve"> </w:t>
      </w:r>
    </w:p>
    <w:p w14:paraId="79515984" w14:textId="1FBDB8DA"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t xml:space="preserve">Cohen RA, Briones EM, Sohi I. Health Insurance Coverage: Early Release of Estimates </w:t>
      </w:r>
      <w:proofErr w:type="gramStart"/>
      <w:r w:rsidRPr="00424CF2">
        <w:rPr>
          <w:rFonts w:ascii="Times New Roman" w:hAnsi="Times New Roman" w:cs="Times New Roman"/>
          <w:sz w:val="24"/>
          <w:szCs w:val="24"/>
        </w:rPr>
        <w:t>From</w:t>
      </w:r>
      <w:proofErr w:type="gramEnd"/>
      <w:r w:rsidRPr="00424CF2">
        <w:rPr>
          <w:rFonts w:ascii="Times New Roman" w:hAnsi="Times New Roman" w:cs="Times New Roman"/>
          <w:sz w:val="24"/>
          <w:szCs w:val="24"/>
        </w:rPr>
        <w:t xml:space="preserve"> the National Health Interview Survey, 2024. National Center for Health Statistics; 2025. Accessed </w:t>
      </w:r>
      <w:r>
        <w:rPr>
          <w:rFonts w:ascii="Times New Roman" w:hAnsi="Times New Roman" w:cs="Times New Roman"/>
          <w:sz w:val="24"/>
          <w:szCs w:val="24"/>
        </w:rPr>
        <w:t>September 3, 2025</w:t>
      </w:r>
      <w:r w:rsidRPr="00424CF2">
        <w:rPr>
          <w:rFonts w:ascii="Times New Roman" w:hAnsi="Times New Roman" w:cs="Times New Roman"/>
          <w:sz w:val="24"/>
          <w:szCs w:val="24"/>
        </w:rPr>
        <w:t xml:space="preserve">. </w:t>
      </w:r>
      <w:hyperlink r:id="rId15" w:history="1">
        <w:r w:rsidRPr="00174082">
          <w:rPr>
            <w:rStyle w:val="Hyperlink"/>
            <w:rFonts w:ascii="Times New Roman" w:hAnsi="Times New Roman" w:cs="Times New Roman"/>
            <w:sz w:val="24"/>
            <w:szCs w:val="24"/>
          </w:rPr>
          <w:t>https://www.cdc.gov/nchs/data/nhis/earlyrelease/insur202506.pdf</w:t>
        </w:r>
      </w:hyperlink>
      <w:r>
        <w:rPr>
          <w:rFonts w:ascii="Times New Roman" w:hAnsi="Times New Roman" w:cs="Times New Roman"/>
          <w:sz w:val="24"/>
          <w:szCs w:val="24"/>
        </w:rPr>
        <w:t xml:space="preserve"> </w:t>
      </w:r>
    </w:p>
    <w:p w14:paraId="0BF445A0" w14:textId="2FE5EE41"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t xml:space="preserve">Hale J. Health Insurance Coverage for the U.S. Population, 2024 to 2034. Congressional Budget Office; 2024. Accessed </w:t>
      </w:r>
      <w:r>
        <w:rPr>
          <w:rFonts w:ascii="Times New Roman" w:hAnsi="Times New Roman" w:cs="Times New Roman"/>
          <w:sz w:val="24"/>
          <w:szCs w:val="24"/>
        </w:rPr>
        <w:t>September 3, 2025</w:t>
      </w:r>
      <w:r w:rsidRPr="00424CF2">
        <w:rPr>
          <w:rFonts w:ascii="Times New Roman" w:hAnsi="Times New Roman" w:cs="Times New Roman"/>
          <w:sz w:val="24"/>
          <w:szCs w:val="24"/>
        </w:rPr>
        <w:t xml:space="preserve">. </w:t>
      </w:r>
      <w:hyperlink r:id="rId16" w:history="1">
        <w:r w:rsidRPr="00174082">
          <w:rPr>
            <w:rStyle w:val="Hyperlink"/>
            <w:rFonts w:ascii="Times New Roman" w:hAnsi="Times New Roman" w:cs="Times New Roman"/>
            <w:sz w:val="24"/>
            <w:szCs w:val="24"/>
          </w:rPr>
          <w:t>https://www.cbo.gov/system/files/2024-06/60040-Health.pdf</w:t>
        </w:r>
      </w:hyperlink>
      <w:r>
        <w:rPr>
          <w:rFonts w:ascii="Times New Roman" w:hAnsi="Times New Roman" w:cs="Times New Roman"/>
          <w:sz w:val="24"/>
          <w:szCs w:val="24"/>
        </w:rPr>
        <w:t xml:space="preserve"> </w:t>
      </w:r>
    </w:p>
    <w:p w14:paraId="1CF71618" w14:textId="6B6BA3B2"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t xml:space="preserve">Gaffney A, Himmelstein DU, </w:t>
      </w:r>
      <w:proofErr w:type="spellStart"/>
      <w:r w:rsidRPr="00424CF2">
        <w:rPr>
          <w:rFonts w:ascii="Times New Roman" w:hAnsi="Times New Roman" w:cs="Times New Roman"/>
          <w:sz w:val="24"/>
          <w:szCs w:val="24"/>
        </w:rPr>
        <w:t>Woolhandler</w:t>
      </w:r>
      <w:proofErr w:type="spellEnd"/>
      <w:r w:rsidRPr="00424CF2">
        <w:rPr>
          <w:rFonts w:ascii="Times New Roman" w:hAnsi="Times New Roman" w:cs="Times New Roman"/>
          <w:sz w:val="24"/>
          <w:szCs w:val="24"/>
        </w:rPr>
        <w:t xml:space="preserve"> S. Projected effects of proposed cuts in federal Medicaid expenditures on Medicaid enrollment, uninsurance, health care, and health. Ann Intern Med. 2025.</w:t>
      </w:r>
      <w:r w:rsidR="00C01069" w:rsidRPr="00C01069">
        <w:t xml:space="preserve"> </w:t>
      </w:r>
      <w:r w:rsidR="00C01069" w:rsidRPr="00C01069">
        <w:rPr>
          <w:rFonts w:ascii="Times New Roman" w:hAnsi="Times New Roman" w:cs="Times New Roman"/>
          <w:sz w:val="24"/>
          <w:szCs w:val="24"/>
        </w:rPr>
        <w:t>https://doi.org/10.7326/ANNALS-25-00716</w:t>
      </w:r>
    </w:p>
    <w:p w14:paraId="727CE42E" w14:textId="728B5FBC"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proofErr w:type="spellStart"/>
      <w:r w:rsidRPr="00424CF2">
        <w:rPr>
          <w:rFonts w:ascii="Times New Roman" w:hAnsi="Times New Roman" w:cs="Times New Roman"/>
          <w:sz w:val="24"/>
          <w:szCs w:val="24"/>
        </w:rPr>
        <w:t>KFF</w:t>
      </w:r>
      <w:proofErr w:type="spellEnd"/>
      <w:r w:rsidRPr="00424CF2">
        <w:rPr>
          <w:rFonts w:ascii="Times New Roman" w:hAnsi="Times New Roman" w:cs="Times New Roman"/>
          <w:sz w:val="24"/>
          <w:szCs w:val="24"/>
        </w:rPr>
        <w:t xml:space="preserve">. Health Provisions in the 2025 Federal Budget Reconciliation Bill. Published 2025. Accessed </w:t>
      </w:r>
      <w:r>
        <w:rPr>
          <w:rFonts w:ascii="Times New Roman" w:hAnsi="Times New Roman" w:cs="Times New Roman"/>
          <w:sz w:val="24"/>
          <w:szCs w:val="24"/>
        </w:rPr>
        <w:t>September 3, 2025</w:t>
      </w:r>
      <w:r w:rsidRPr="00424CF2">
        <w:rPr>
          <w:rFonts w:ascii="Times New Roman" w:hAnsi="Times New Roman" w:cs="Times New Roman"/>
          <w:sz w:val="24"/>
          <w:szCs w:val="24"/>
        </w:rPr>
        <w:t xml:space="preserve">. </w:t>
      </w:r>
      <w:hyperlink r:id="rId17" w:history="1">
        <w:r w:rsidRPr="00174082">
          <w:rPr>
            <w:rStyle w:val="Hyperlink"/>
            <w:rFonts w:ascii="Times New Roman" w:hAnsi="Times New Roman" w:cs="Times New Roman"/>
            <w:sz w:val="24"/>
            <w:szCs w:val="24"/>
          </w:rPr>
          <w:t>https://www.kff.org/tracking-the-medicaid-provisions-in-the-2025-budget-bill/</w:t>
        </w:r>
      </w:hyperlink>
      <w:r>
        <w:rPr>
          <w:rFonts w:ascii="Times New Roman" w:hAnsi="Times New Roman" w:cs="Times New Roman"/>
          <w:sz w:val="24"/>
          <w:szCs w:val="24"/>
        </w:rPr>
        <w:t xml:space="preserve"> </w:t>
      </w:r>
    </w:p>
    <w:p w14:paraId="1A09564E" w14:textId="73B5DD60"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t xml:space="preserve">Silver IA, D'Amato C, Wooldredge J. The cycle of reentry and reincarceration: Examining the influence on employment over a period of 18 years. J Crim Justice. </w:t>
      </w:r>
      <w:proofErr w:type="gramStart"/>
      <w:r w:rsidRPr="00424CF2">
        <w:rPr>
          <w:rFonts w:ascii="Times New Roman" w:hAnsi="Times New Roman" w:cs="Times New Roman"/>
          <w:sz w:val="24"/>
          <w:szCs w:val="24"/>
        </w:rPr>
        <w:t>2021;74:101812</w:t>
      </w:r>
      <w:proofErr w:type="gramEnd"/>
      <w:r w:rsidRPr="00424CF2">
        <w:rPr>
          <w:rFonts w:ascii="Times New Roman" w:hAnsi="Times New Roman" w:cs="Times New Roman"/>
          <w:sz w:val="24"/>
          <w:szCs w:val="24"/>
        </w:rPr>
        <w:t>.</w:t>
      </w:r>
      <w:r w:rsidR="00C01069">
        <w:rPr>
          <w:rFonts w:ascii="Times New Roman" w:hAnsi="Times New Roman" w:cs="Times New Roman"/>
          <w:sz w:val="24"/>
          <w:szCs w:val="24"/>
        </w:rPr>
        <w:t xml:space="preserve"> </w:t>
      </w:r>
      <w:hyperlink r:id="rId18" w:history="1">
        <w:r w:rsidR="00C01069" w:rsidRPr="00174082">
          <w:rPr>
            <w:rStyle w:val="Hyperlink"/>
            <w:rFonts w:ascii="Times New Roman" w:hAnsi="Times New Roman" w:cs="Times New Roman"/>
            <w:sz w:val="24"/>
            <w:szCs w:val="24"/>
          </w:rPr>
          <w:t>https://doi.org/10.1016/j.jcrimjus.2021.101812</w:t>
        </w:r>
      </w:hyperlink>
      <w:r w:rsidR="00C01069">
        <w:rPr>
          <w:rFonts w:ascii="Times New Roman" w:hAnsi="Times New Roman" w:cs="Times New Roman"/>
          <w:sz w:val="24"/>
          <w:szCs w:val="24"/>
        </w:rPr>
        <w:t xml:space="preserve">. </w:t>
      </w:r>
    </w:p>
    <w:p w14:paraId="14F3730D" w14:textId="730194C3"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t>Zhao J, Han X, Zheng Z, et al. Incarceration history and health insurance and coverage changes in the US. Am J Prev Med. 2023;64(3):334-342.</w:t>
      </w:r>
      <w:r w:rsidR="00C01069">
        <w:rPr>
          <w:rFonts w:ascii="Times New Roman" w:hAnsi="Times New Roman" w:cs="Times New Roman"/>
          <w:sz w:val="24"/>
          <w:szCs w:val="24"/>
        </w:rPr>
        <w:t xml:space="preserve"> </w:t>
      </w:r>
      <w:hyperlink r:id="rId19" w:history="1">
        <w:r w:rsidR="00C01069" w:rsidRPr="00174082">
          <w:rPr>
            <w:rStyle w:val="Hyperlink"/>
            <w:rFonts w:ascii="Times New Roman" w:hAnsi="Times New Roman" w:cs="Times New Roman"/>
            <w:sz w:val="24"/>
            <w:szCs w:val="24"/>
          </w:rPr>
          <w:t>https://doi.org/10.1016/j.amepre.2022.09.023</w:t>
        </w:r>
      </w:hyperlink>
      <w:r w:rsidR="00C01069">
        <w:rPr>
          <w:rFonts w:ascii="Times New Roman" w:hAnsi="Times New Roman" w:cs="Times New Roman"/>
          <w:sz w:val="24"/>
          <w:szCs w:val="24"/>
        </w:rPr>
        <w:t xml:space="preserve">. </w:t>
      </w:r>
    </w:p>
    <w:p w14:paraId="1AA0B1F9" w14:textId="5209B9A8"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t xml:space="preserve">Silver IA, Newsome J, Cohen T. Health inequalities: Is adolescent involvement in the legal system a risk factor for reduced health care access and usage during adulthood? </w:t>
      </w:r>
      <w:proofErr w:type="spellStart"/>
      <w:r w:rsidRPr="00424CF2">
        <w:rPr>
          <w:rFonts w:ascii="Times New Roman" w:hAnsi="Times New Roman" w:cs="Times New Roman"/>
          <w:sz w:val="24"/>
          <w:szCs w:val="24"/>
        </w:rPr>
        <w:t>SSRN</w:t>
      </w:r>
      <w:proofErr w:type="spellEnd"/>
      <w:r w:rsidRPr="00424CF2">
        <w:rPr>
          <w:rFonts w:ascii="Times New Roman" w:hAnsi="Times New Roman" w:cs="Times New Roman"/>
          <w:sz w:val="24"/>
          <w:szCs w:val="24"/>
        </w:rPr>
        <w:t xml:space="preserve">. Published 2025. Accessed </w:t>
      </w:r>
      <w:r>
        <w:rPr>
          <w:rFonts w:ascii="Times New Roman" w:hAnsi="Times New Roman" w:cs="Times New Roman"/>
          <w:sz w:val="24"/>
          <w:szCs w:val="24"/>
        </w:rPr>
        <w:t>September 3, 2025</w:t>
      </w:r>
      <w:r w:rsidRPr="00424CF2">
        <w:rPr>
          <w:rFonts w:ascii="Times New Roman" w:hAnsi="Times New Roman" w:cs="Times New Roman"/>
          <w:sz w:val="24"/>
          <w:szCs w:val="24"/>
        </w:rPr>
        <w:t xml:space="preserve">. </w:t>
      </w:r>
      <w:hyperlink r:id="rId20" w:history="1">
        <w:r w:rsidRPr="00174082">
          <w:rPr>
            <w:rStyle w:val="Hyperlink"/>
            <w:rFonts w:ascii="Times New Roman" w:hAnsi="Times New Roman" w:cs="Times New Roman"/>
            <w:sz w:val="24"/>
            <w:szCs w:val="24"/>
          </w:rPr>
          <w:t>https://papers.ssrn.com/sol3/papers.cfm?abstract_id=5086255</w:t>
        </w:r>
      </w:hyperlink>
      <w:r>
        <w:rPr>
          <w:rFonts w:ascii="Times New Roman" w:hAnsi="Times New Roman" w:cs="Times New Roman"/>
          <w:sz w:val="24"/>
          <w:szCs w:val="24"/>
        </w:rPr>
        <w:t xml:space="preserve"> </w:t>
      </w:r>
    </w:p>
    <w:p w14:paraId="06BC036D" w14:textId="1C566C7E"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t xml:space="preserve">Silver IA, Semenza DC, Nedelec JL. Incarceration of youths in an adult correctional facility and risk of premature death. JAMA </w:t>
      </w:r>
      <w:proofErr w:type="spellStart"/>
      <w:r w:rsidRPr="00424CF2">
        <w:rPr>
          <w:rFonts w:ascii="Times New Roman" w:hAnsi="Times New Roman" w:cs="Times New Roman"/>
          <w:sz w:val="24"/>
          <w:szCs w:val="24"/>
        </w:rPr>
        <w:t>Netw</w:t>
      </w:r>
      <w:proofErr w:type="spellEnd"/>
      <w:r w:rsidRPr="00424CF2">
        <w:rPr>
          <w:rFonts w:ascii="Times New Roman" w:hAnsi="Times New Roman" w:cs="Times New Roman"/>
          <w:sz w:val="24"/>
          <w:szCs w:val="24"/>
        </w:rPr>
        <w:t xml:space="preserve"> Open. 2023;6(7</w:t>
      </w:r>
      <w:proofErr w:type="gramStart"/>
      <w:r w:rsidRPr="00424CF2">
        <w:rPr>
          <w:rFonts w:ascii="Times New Roman" w:hAnsi="Times New Roman" w:cs="Times New Roman"/>
          <w:sz w:val="24"/>
          <w:szCs w:val="24"/>
        </w:rPr>
        <w:t>):</w:t>
      </w:r>
      <w:proofErr w:type="spellStart"/>
      <w:r w:rsidRPr="00424CF2">
        <w:rPr>
          <w:rFonts w:ascii="Times New Roman" w:hAnsi="Times New Roman" w:cs="Times New Roman"/>
          <w:sz w:val="24"/>
          <w:szCs w:val="24"/>
        </w:rPr>
        <w:t>e</w:t>
      </w:r>
      <w:proofErr w:type="gramEnd"/>
      <w:r w:rsidRPr="00424CF2">
        <w:rPr>
          <w:rFonts w:ascii="Times New Roman" w:hAnsi="Times New Roman" w:cs="Times New Roman"/>
          <w:sz w:val="24"/>
          <w:szCs w:val="24"/>
        </w:rPr>
        <w:t>2321805</w:t>
      </w:r>
      <w:proofErr w:type="spellEnd"/>
      <w:r w:rsidRPr="00424CF2">
        <w:rPr>
          <w:rFonts w:ascii="Times New Roman" w:hAnsi="Times New Roman" w:cs="Times New Roman"/>
          <w:sz w:val="24"/>
          <w:szCs w:val="24"/>
        </w:rPr>
        <w:t>.</w:t>
      </w:r>
      <w:r w:rsidR="00C01069">
        <w:rPr>
          <w:rFonts w:ascii="Times New Roman" w:hAnsi="Times New Roman" w:cs="Times New Roman"/>
          <w:sz w:val="24"/>
          <w:szCs w:val="24"/>
        </w:rPr>
        <w:t xml:space="preserve"> </w:t>
      </w:r>
      <w:r w:rsidR="00C01069" w:rsidRPr="00C01069">
        <w:rPr>
          <w:rFonts w:ascii="Times New Roman" w:hAnsi="Times New Roman" w:cs="Times New Roman"/>
          <w:sz w:val="24"/>
          <w:szCs w:val="24"/>
        </w:rPr>
        <w:t>10.1001/</w:t>
      </w:r>
      <w:proofErr w:type="spellStart"/>
      <w:r w:rsidR="00C01069" w:rsidRPr="00C01069">
        <w:rPr>
          <w:rFonts w:ascii="Times New Roman" w:hAnsi="Times New Roman" w:cs="Times New Roman"/>
          <w:sz w:val="24"/>
          <w:szCs w:val="24"/>
        </w:rPr>
        <w:t>jamanetworkopen.2023.21805</w:t>
      </w:r>
      <w:proofErr w:type="spellEnd"/>
      <w:r w:rsidR="00C01069">
        <w:rPr>
          <w:rFonts w:ascii="Times New Roman" w:hAnsi="Times New Roman" w:cs="Times New Roman"/>
          <w:sz w:val="24"/>
          <w:szCs w:val="24"/>
        </w:rPr>
        <w:t xml:space="preserve">  </w:t>
      </w:r>
    </w:p>
    <w:p w14:paraId="18209214" w14:textId="1BAB46DC"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t xml:space="preserve">Semenza DC, Silver IA, Jackson DB. Youth incarceration in adult facilities and mental health in early adulthood. J </w:t>
      </w:r>
      <w:proofErr w:type="spellStart"/>
      <w:r w:rsidRPr="00424CF2">
        <w:rPr>
          <w:rFonts w:ascii="Times New Roman" w:hAnsi="Times New Roman" w:cs="Times New Roman"/>
          <w:sz w:val="24"/>
          <w:szCs w:val="24"/>
        </w:rPr>
        <w:t>Adolesc</w:t>
      </w:r>
      <w:proofErr w:type="spellEnd"/>
      <w:r w:rsidRPr="00424CF2">
        <w:rPr>
          <w:rFonts w:ascii="Times New Roman" w:hAnsi="Times New Roman" w:cs="Times New Roman"/>
          <w:sz w:val="24"/>
          <w:szCs w:val="24"/>
        </w:rPr>
        <w:t xml:space="preserve"> Health. 2024;74(5):989-995.</w:t>
      </w:r>
      <w:r w:rsidR="00C01069">
        <w:rPr>
          <w:rFonts w:ascii="Times New Roman" w:hAnsi="Times New Roman" w:cs="Times New Roman"/>
          <w:sz w:val="24"/>
          <w:szCs w:val="24"/>
        </w:rPr>
        <w:t xml:space="preserve"> </w:t>
      </w:r>
      <w:hyperlink r:id="rId21" w:history="1">
        <w:r w:rsidR="00C01069" w:rsidRPr="00174082">
          <w:rPr>
            <w:rStyle w:val="Hyperlink"/>
            <w:rFonts w:ascii="Times New Roman" w:hAnsi="Times New Roman" w:cs="Times New Roman"/>
            <w:sz w:val="24"/>
            <w:szCs w:val="24"/>
          </w:rPr>
          <w:t>https://doi.org/10.1016/j.jadohealth.2024.01.008</w:t>
        </w:r>
      </w:hyperlink>
      <w:r w:rsidR="00C01069">
        <w:rPr>
          <w:rFonts w:ascii="Times New Roman" w:hAnsi="Times New Roman" w:cs="Times New Roman"/>
          <w:sz w:val="24"/>
          <w:szCs w:val="24"/>
        </w:rPr>
        <w:t xml:space="preserve"> </w:t>
      </w:r>
    </w:p>
    <w:p w14:paraId="30E78836" w14:textId="44DECEBA"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t xml:space="preserve">Howard J, Solan M, Neptune J, Mellgren L, </w:t>
      </w:r>
      <w:proofErr w:type="spellStart"/>
      <w:r w:rsidRPr="00424CF2">
        <w:rPr>
          <w:rFonts w:ascii="Times New Roman" w:hAnsi="Times New Roman" w:cs="Times New Roman"/>
          <w:sz w:val="24"/>
          <w:szCs w:val="24"/>
        </w:rPr>
        <w:t>Dubenitz</w:t>
      </w:r>
      <w:proofErr w:type="spellEnd"/>
      <w:r w:rsidRPr="00424CF2">
        <w:rPr>
          <w:rFonts w:ascii="Times New Roman" w:hAnsi="Times New Roman" w:cs="Times New Roman"/>
          <w:sz w:val="24"/>
          <w:szCs w:val="24"/>
        </w:rPr>
        <w:t xml:space="preserve"> J, Avery K. The importance of Medicaid coverage for criminal justice involved individuals reentering their communities. Washington, DC: US Department of Health and Human Services, Office of the Assistant Secretary for Planning and Evaluation; 2016. Accessed </w:t>
      </w:r>
      <w:r>
        <w:rPr>
          <w:rFonts w:ascii="Times New Roman" w:hAnsi="Times New Roman" w:cs="Times New Roman"/>
          <w:sz w:val="24"/>
          <w:szCs w:val="24"/>
        </w:rPr>
        <w:t xml:space="preserve">September 3, 2025. </w:t>
      </w:r>
      <w:hyperlink r:id="rId22" w:history="1">
        <w:r w:rsidRPr="00174082">
          <w:rPr>
            <w:rStyle w:val="Hyperlink"/>
            <w:rFonts w:ascii="Times New Roman" w:hAnsi="Times New Roman" w:cs="Times New Roman"/>
            <w:sz w:val="24"/>
            <w:szCs w:val="24"/>
          </w:rPr>
          <w:t>https://aspe.hhs.gov/sites/default/files/pdf/201476/MedicaidJustice.pdf</w:t>
        </w:r>
      </w:hyperlink>
      <w:r>
        <w:rPr>
          <w:rFonts w:ascii="Times New Roman" w:hAnsi="Times New Roman" w:cs="Times New Roman"/>
          <w:sz w:val="24"/>
          <w:szCs w:val="24"/>
        </w:rPr>
        <w:t xml:space="preserve"> </w:t>
      </w:r>
    </w:p>
    <w:p w14:paraId="5A727205" w14:textId="39AAB2F8"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lastRenderedPageBreak/>
        <w:t xml:space="preserve">Moore W, Pedlow S, </w:t>
      </w:r>
      <w:proofErr w:type="spellStart"/>
      <w:r w:rsidRPr="00424CF2">
        <w:rPr>
          <w:rFonts w:ascii="Times New Roman" w:hAnsi="Times New Roman" w:cs="Times New Roman"/>
          <w:sz w:val="24"/>
          <w:szCs w:val="24"/>
        </w:rPr>
        <w:t>Krishnamurty</w:t>
      </w:r>
      <w:proofErr w:type="spellEnd"/>
      <w:r w:rsidRPr="00424CF2">
        <w:rPr>
          <w:rFonts w:ascii="Times New Roman" w:hAnsi="Times New Roman" w:cs="Times New Roman"/>
          <w:sz w:val="24"/>
          <w:szCs w:val="24"/>
        </w:rPr>
        <w:t xml:space="preserve"> P, Wolter K, Chicago IL. National longitudinal survey of youth 1997 (</w:t>
      </w:r>
      <w:proofErr w:type="spellStart"/>
      <w:r w:rsidRPr="00424CF2">
        <w:rPr>
          <w:rFonts w:ascii="Times New Roman" w:hAnsi="Times New Roman" w:cs="Times New Roman"/>
          <w:sz w:val="24"/>
          <w:szCs w:val="24"/>
        </w:rPr>
        <w:t>NLSY97</w:t>
      </w:r>
      <w:proofErr w:type="spellEnd"/>
      <w:r w:rsidRPr="00424CF2">
        <w:rPr>
          <w:rFonts w:ascii="Times New Roman" w:hAnsi="Times New Roman" w:cs="Times New Roman"/>
          <w:sz w:val="24"/>
          <w:szCs w:val="24"/>
        </w:rPr>
        <w:t>). National Opinion Research Center; 2000:254.</w:t>
      </w:r>
    </w:p>
    <w:p w14:paraId="05D77E6E" w14:textId="13ECB3B0"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t xml:space="preserve">Centers for Medicare &amp; Medicaid Services (CMS). National Health Expenditure Data. Published 2024. Accessed </w:t>
      </w:r>
      <w:r>
        <w:rPr>
          <w:rFonts w:ascii="Times New Roman" w:hAnsi="Times New Roman" w:cs="Times New Roman"/>
          <w:sz w:val="24"/>
          <w:szCs w:val="24"/>
        </w:rPr>
        <w:t>September 3, 2025</w:t>
      </w:r>
      <w:r w:rsidRPr="00424CF2">
        <w:rPr>
          <w:rFonts w:ascii="Times New Roman" w:hAnsi="Times New Roman" w:cs="Times New Roman"/>
          <w:sz w:val="24"/>
          <w:szCs w:val="24"/>
        </w:rPr>
        <w:t xml:space="preserve">. </w:t>
      </w:r>
      <w:hyperlink r:id="rId23" w:history="1">
        <w:r w:rsidRPr="00174082">
          <w:rPr>
            <w:rStyle w:val="Hyperlink"/>
            <w:rFonts w:ascii="Times New Roman" w:hAnsi="Times New Roman" w:cs="Times New Roman"/>
            <w:sz w:val="24"/>
            <w:szCs w:val="24"/>
          </w:rPr>
          <w:t>https://www.cms.gov/data-research/statistics-trends-and-reports/national-health-expenditure-data/historical</w:t>
        </w:r>
      </w:hyperlink>
      <w:r>
        <w:rPr>
          <w:rFonts w:ascii="Times New Roman" w:hAnsi="Times New Roman" w:cs="Times New Roman"/>
          <w:sz w:val="24"/>
          <w:szCs w:val="24"/>
        </w:rPr>
        <w:t xml:space="preserve"> </w:t>
      </w:r>
    </w:p>
    <w:p w14:paraId="77EFB21E" w14:textId="2865A93A"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proofErr w:type="spellStart"/>
      <w:r w:rsidRPr="00424CF2">
        <w:rPr>
          <w:rFonts w:ascii="Times New Roman" w:hAnsi="Times New Roman" w:cs="Times New Roman"/>
          <w:sz w:val="24"/>
          <w:szCs w:val="24"/>
        </w:rPr>
        <w:t>Chernew</w:t>
      </w:r>
      <w:proofErr w:type="spellEnd"/>
      <w:r w:rsidRPr="00424CF2">
        <w:rPr>
          <w:rFonts w:ascii="Times New Roman" w:hAnsi="Times New Roman" w:cs="Times New Roman"/>
          <w:sz w:val="24"/>
          <w:szCs w:val="24"/>
        </w:rPr>
        <w:t xml:space="preserve"> ME. Beyond National Health Expenditure Data: Three Things I Wish Were Better Measured. Health Aff Forefront. 2024.</w:t>
      </w:r>
      <w:r w:rsidR="00B61FCB" w:rsidRPr="00B61FCB">
        <w:t xml:space="preserve"> </w:t>
      </w:r>
      <w:hyperlink r:id="rId24" w:history="1">
        <w:r w:rsidR="00B61FCB" w:rsidRPr="00174082">
          <w:rPr>
            <w:rStyle w:val="Hyperlink"/>
            <w:rFonts w:ascii="Times New Roman" w:hAnsi="Times New Roman" w:cs="Times New Roman"/>
            <w:sz w:val="24"/>
            <w:szCs w:val="24"/>
          </w:rPr>
          <w:t>https://www.healthaffairs.org/do/10.1377/forefront.20241217.99711/full/</w:t>
        </w:r>
      </w:hyperlink>
      <w:r w:rsidR="00B61FCB">
        <w:rPr>
          <w:rFonts w:ascii="Times New Roman" w:hAnsi="Times New Roman" w:cs="Times New Roman"/>
          <w:sz w:val="24"/>
          <w:szCs w:val="24"/>
        </w:rPr>
        <w:t xml:space="preserve"> </w:t>
      </w:r>
    </w:p>
    <w:p w14:paraId="7847632C" w14:textId="2A435431"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t xml:space="preserve">Baggio S, Tran NT, Barnert ES, </w:t>
      </w:r>
      <w:proofErr w:type="spellStart"/>
      <w:r w:rsidRPr="00424CF2">
        <w:rPr>
          <w:rFonts w:ascii="Times New Roman" w:hAnsi="Times New Roman" w:cs="Times New Roman"/>
          <w:sz w:val="24"/>
          <w:szCs w:val="24"/>
        </w:rPr>
        <w:t>Gétaz</w:t>
      </w:r>
      <w:proofErr w:type="spellEnd"/>
      <w:r w:rsidRPr="00424CF2">
        <w:rPr>
          <w:rFonts w:ascii="Times New Roman" w:hAnsi="Times New Roman" w:cs="Times New Roman"/>
          <w:sz w:val="24"/>
          <w:szCs w:val="24"/>
        </w:rPr>
        <w:t xml:space="preserve"> L, Heller P, Wolff H. Lack of health insurance among juvenile offenders: a predictor of inappropriate healthcare use and reincarceration? Public Health. </w:t>
      </w:r>
      <w:proofErr w:type="gramStart"/>
      <w:r w:rsidRPr="00424CF2">
        <w:rPr>
          <w:rFonts w:ascii="Times New Roman" w:hAnsi="Times New Roman" w:cs="Times New Roman"/>
          <w:sz w:val="24"/>
          <w:szCs w:val="24"/>
        </w:rPr>
        <w:t>2019;166:25</w:t>
      </w:r>
      <w:proofErr w:type="gramEnd"/>
      <w:r w:rsidRPr="00424CF2">
        <w:rPr>
          <w:rFonts w:ascii="Times New Roman" w:hAnsi="Times New Roman" w:cs="Times New Roman"/>
          <w:sz w:val="24"/>
          <w:szCs w:val="24"/>
        </w:rPr>
        <w:t>-33.</w:t>
      </w:r>
      <w:r w:rsidR="00B61FCB" w:rsidRPr="00B61FCB">
        <w:t xml:space="preserve"> </w:t>
      </w:r>
      <w:hyperlink r:id="rId25" w:history="1">
        <w:r w:rsidR="00B61FCB" w:rsidRPr="00174082">
          <w:rPr>
            <w:rStyle w:val="Hyperlink"/>
            <w:rFonts w:ascii="Times New Roman" w:hAnsi="Times New Roman" w:cs="Times New Roman"/>
            <w:sz w:val="24"/>
            <w:szCs w:val="24"/>
          </w:rPr>
          <w:t>https://doi.org/10.1016/j.puhe.2018.09.029</w:t>
        </w:r>
      </w:hyperlink>
      <w:r w:rsidR="00B61FCB">
        <w:rPr>
          <w:rFonts w:ascii="Times New Roman" w:hAnsi="Times New Roman" w:cs="Times New Roman"/>
          <w:sz w:val="24"/>
          <w:szCs w:val="24"/>
        </w:rPr>
        <w:t xml:space="preserve"> </w:t>
      </w:r>
    </w:p>
    <w:p w14:paraId="5ABAD80C" w14:textId="35567D95"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t xml:space="preserve">Shah AD, Bartlett </w:t>
      </w:r>
      <w:proofErr w:type="spellStart"/>
      <w:r w:rsidRPr="00424CF2">
        <w:rPr>
          <w:rFonts w:ascii="Times New Roman" w:hAnsi="Times New Roman" w:cs="Times New Roman"/>
          <w:sz w:val="24"/>
          <w:szCs w:val="24"/>
        </w:rPr>
        <w:t>JW</w:t>
      </w:r>
      <w:proofErr w:type="spellEnd"/>
      <w:r w:rsidRPr="00424CF2">
        <w:rPr>
          <w:rFonts w:ascii="Times New Roman" w:hAnsi="Times New Roman" w:cs="Times New Roman"/>
          <w:sz w:val="24"/>
          <w:szCs w:val="24"/>
        </w:rPr>
        <w:t>, Carpenter J, Nicholas O, Hemingway H. Comparison of random forest and parametric imputation models for imputing missing data using MICE: a CALIBER study. Am J Epidemiol. 2014;179(6):764-774.</w:t>
      </w:r>
      <w:r w:rsidR="00B61FCB">
        <w:rPr>
          <w:rFonts w:ascii="Times New Roman" w:hAnsi="Times New Roman" w:cs="Times New Roman"/>
          <w:sz w:val="24"/>
          <w:szCs w:val="24"/>
        </w:rPr>
        <w:t xml:space="preserve"> </w:t>
      </w:r>
      <w:hyperlink r:id="rId26" w:history="1">
        <w:r w:rsidR="00B61FCB" w:rsidRPr="00174082">
          <w:rPr>
            <w:rStyle w:val="Hyperlink"/>
            <w:rFonts w:ascii="Times New Roman" w:hAnsi="Times New Roman" w:cs="Times New Roman"/>
            <w:sz w:val="24"/>
            <w:szCs w:val="24"/>
          </w:rPr>
          <w:t>https://doi.org/10.1093/aje/kwt312</w:t>
        </w:r>
      </w:hyperlink>
      <w:r w:rsidR="00B61FCB">
        <w:rPr>
          <w:rFonts w:ascii="Times New Roman" w:hAnsi="Times New Roman" w:cs="Times New Roman"/>
          <w:sz w:val="24"/>
          <w:szCs w:val="24"/>
        </w:rPr>
        <w:t xml:space="preserve"> </w:t>
      </w:r>
    </w:p>
    <w:p w14:paraId="75A8D47E" w14:textId="4668B373"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t xml:space="preserve">Gelman A, Carlin JB, Stern HS, Dunson DB, </w:t>
      </w:r>
      <w:proofErr w:type="spellStart"/>
      <w:r w:rsidRPr="00424CF2">
        <w:rPr>
          <w:rFonts w:ascii="Times New Roman" w:hAnsi="Times New Roman" w:cs="Times New Roman"/>
          <w:sz w:val="24"/>
          <w:szCs w:val="24"/>
        </w:rPr>
        <w:t>Vehtari</w:t>
      </w:r>
      <w:proofErr w:type="spellEnd"/>
      <w:r w:rsidRPr="00424CF2">
        <w:rPr>
          <w:rFonts w:ascii="Times New Roman" w:hAnsi="Times New Roman" w:cs="Times New Roman"/>
          <w:sz w:val="24"/>
          <w:szCs w:val="24"/>
        </w:rPr>
        <w:t xml:space="preserve"> A, Rubin DB. Bayesian Data Analysis. 3rd ed. Chapman and Hall/CRC; 2013. </w:t>
      </w:r>
      <w:proofErr w:type="spellStart"/>
      <w:r w:rsidRPr="00424CF2">
        <w:rPr>
          <w:rFonts w:ascii="Times New Roman" w:hAnsi="Times New Roman" w:cs="Times New Roman"/>
          <w:sz w:val="24"/>
          <w:szCs w:val="24"/>
        </w:rPr>
        <w:t>doi:10.1201</w:t>
      </w:r>
      <w:proofErr w:type="spellEnd"/>
      <w:r w:rsidRPr="00424CF2">
        <w:rPr>
          <w:rFonts w:ascii="Times New Roman" w:hAnsi="Times New Roman" w:cs="Times New Roman"/>
          <w:sz w:val="24"/>
          <w:szCs w:val="24"/>
        </w:rPr>
        <w:t>/</w:t>
      </w:r>
      <w:proofErr w:type="spellStart"/>
      <w:r w:rsidRPr="00424CF2">
        <w:rPr>
          <w:rFonts w:ascii="Times New Roman" w:hAnsi="Times New Roman" w:cs="Times New Roman"/>
          <w:sz w:val="24"/>
          <w:szCs w:val="24"/>
        </w:rPr>
        <w:t>b16018</w:t>
      </w:r>
      <w:proofErr w:type="spellEnd"/>
    </w:p>
    <w:p w14:paraId="634DD8D8" w14:textId="610E3BEE"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t xml:space="preserve">Van de </w:t>
      </w:r>
      <w:proofErr w:type="spellStart"/>
      <w:r w:rsidRPr="00424CF2">
        <w:rPr>
          <w:rFonts w:ascii="Times New Roman" w:hAnsi="Times New Roman" w:cs="Times New Roman"/>
          <w:sz w:val="24"/>
          <w:szCs w:val="24"/>
        </w:rPr>
        <w:t>Schoot</w:t>
      </w:r>
      <w:proofErr w:type="spellEnd"/>
      <w:r w:rsidRPr="00424CF2">
        <w:rPr>
          <w:rFonts w:ascii="Times New Roman" w:hAnsi="Times New Roman" w:cs="Times New Roman"/>
          <w:sz w:val="24"/>
          <w:szCs w:val="24"/>
        </w:rPr>
        <w:t xml:space="preserve"> R, Depaoli S, King R, et al. Bayesian statistics and modelling. Nat Rev Methods Primers. 2021;1(1):1.</w:t>
      </w:r>
      <w:r w:rsidR="00B61FCB">
        <w:rPr>
          <w:rFonts w:ascii="Times New Roman" w:hAnsi="Times New Roman" w:cs="Times New Roman"/>
          <w:sz w:val="24"/>
          <w:szCs w:val="24"/>
        </w:rPr>
        <w:t xml:space="preserve"> </w:t>
      </w:r>
      <w:hyperlink r:id="rId27" w:history="1">
        <w:r w:rsidR="00B61FCB" w:rsidRPr="00174082">
          <w:rPr>
            <w:rStyle w:val="Hyperlink"/>
            <w:rFonts w:ascii="Times New Roman" w:hAnsi="Times New Roman" w:cs="Times New Roman"/>
            <w:sz w:val="24"/>
            <w:szCs w:val="24"/>
          </w:rPr>
          <w:t>https://doi.org/10.1038/s43586-020-00001-2</w:t>
        </w:r>
      </w:hyperlink>
      <w:r w:rsidR="00B61FCB">
        <w:rPr>
          <w:rFonts w:ascii="Times New Roman" w:hAnsi="Times New Roman" w:cs="Times New Roman"/>
          <w:sz w:val="24"/>
          <w:szCs w:val="24"/>
        </w:rPr>
        <w:t xml:space="preserve"> </w:t>
      </w:r>
    </w:p>
    <w:p w14:paraId="4C049A7F" w14:textId="64A7440C"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t>Zane SN, Pupo JA. Disproportionate minority contact in the juvenile justice system: A systematic review and meta-analysis. Justice Q. 2021;38(7):1293-1318.</w:t>
      </w:r>
      <w:r w:rsidR="00B61FCB">
        <w:rPr>
          <w:rFonts w:ascii="Times New Roman" w:hAnsi="Times New Roman" w:cs="Times New Roman"/>
          <w:sz w:val="24"/>
          <w:szCs w:val="24"/>
        </w:rPr>
        <w:t xml:space="preserve"> </w:t>
      </w:r>
      <w:hyperlink r:id="rId28" w:history="1">
        <w:r w:rsidR="00B61FCB" w:rsidRPr="00174082">
          <w:rPr>
            <w:rStyle w:val="Hyperlink"/>
            <w:rFonts w:ascii="Times New Roman" w:hAnsi="Times New Roman" w:cs="Times New Roman"/>
            <w:sz w:val="24"/>
            <w:szCs w:val="24"/>
          </w:rPr>
          <w:t>https://doi.org/10.1080/07418825.2021.1915364</w:t>
        </w:r>
      </w:hyperlink>
      <w:r w:rsidR="00B61FCB">
        <w:rPr>
          <w:rFonts w:ascii="Times New Roman" w:hAnsi="Times New Roman" w:cs="Times New Roman"/>
          <w:sz w:val="24"/>
          <w:szCs w:val="24"/>
        </w:rPr>
        <w:t xml:space="preserve"> </w:t>
      </w:r>
    </w:p>
    <w:p w14:paraId="2D7BC3FC" w14:textId="2FE42A88"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t xml:space="preserve">117th Congress. </w:t>
      </w:r>
      <w:proofErr w:type="spellStart"/>
      <w:r w:rsidRPr="00424CF2">
        <w:rPr>
          <w:rFonts w:ascii="Times New Roman" w:hAnsi="Times New Roman" w:cs="Times New Roman"/>
          <w:sz w:val="24"/>
          <w:szCs w:val="24"/>
        </w:rPr>
        <w:t>H.R.2617</w:t>
      </w:r>
      <w:proofErr w:type="spellEnd"/>
      <w:r w:rsidRPr="00424CF2">
        <w:rPr>
          <w:rFonts w:ascii="Times New Roman" w:hAnsi="Times New Roman" w:cs="Times New Roman"/>
          <w:sz w:val="24"/>
          <w:szCs w:val="24"/>
        </w:rPr>
        <w:t xml:space="preserve"> - 117th Congress Consolidated Appropriations Act, 2023. Congress.gov. Published 2021. Accessed </w:t>
      </w:r>
      <w:r>
        <w:rPr>
          <w:rFonts w:ascii="Times New Roman" w:hAnsi="Times New Roman" w:cs="Times New Roman"/>
          <w:sz w:val="24"/>
          <w:szCs w:val="24"/>
        </w:rPr>
        <w:t>September 3, 2025</w:t>
      </w:r>
      <w:r w:rsidRPr="00424CF2">
        <w:rPr>
          <w:rFonts w:ascii="Times New Roman" w:hAnsi="Times New Roman" w:cs="Times New Roman"/>
          <w:sz w:val="24"/>
          <w:szCs w:val="24"/>
        </w:rPr>
        <w:t xml:space="preserve">. </w:t>
      </w:r>
      <w:hyperlink r:id="rId29" w:history="1">
        <w:r w:rsidRPr="00174082">
          <w:rPr>
            <w:rStyle w:val="Hyperlink"/>
            <w:rFonts w:ascii="Times New Roman" w:hAnsi="Times New Roman" w:cs="Times New Roman"/>
            <w:sz w:val="24"/>
            <w:szCs w:val="24"/>
          </w:rPr>
          <w:t>https://www.congress.gov/bill/117th-congress/house-bill/2617</w:t>
        </w:r>
      </w:hyperlink>
      <w:r>
        <w:rPr>
          <w:rFonts w:ascii="Times New Roman" w:hAnsi="Times New Roman" w:cs="Times New Roman"/>
          <w:sz w:val="24"/>
          <w:szCs w:val="24"/>
        </w:rPr>
        <w:t xml:space="preserve"> </w:t>
      </w:r>
    </w:p>
    <w:p w14:paraId="0EA59188" w14:textId="40956540"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t xml:space="preserve">Silver IA, Semenza DC, Wooldredge J. The lasting effects of incarcerating juveniles in US adult facilities: Examining the impact on employment and income during early adulthood. Br J </w:t>
      </w:r>
      <w:proofErr w:type="spellStart"/>
      <w:r w:rsidRPr="00424CF2">
        <w:rPr>
          <w:rFonts w:ascii="Times New Roman" w:hAnsi="Times New Roman" w:cs="Times New Roman"/>
          <w:sz w:val="24"/>
          <w:szCs w:val="24"/>
        </w:rPr>
        <w:t>Criminol</w:t>
      </w:r>
      <w:proofErr w:type="spellEnd"/>
      <w:r w:rsidRPr="00424CF2">
        <w:rPr>
          <w:rFonts w:ascii="Times New Roman" w:hAnsi="Times New Roman" w:cs="Times New Roman"/>
          <w:sz w:val="24"/>
          <w:szCs w:val="24"/>
        </w:rPr>
        <w:t xml:space="preserve">. </w:t>
      </w:r>
      <w:proofErr w:type="spellStart"/>
      <w:proofErr w:type="gramStart"/>
      <w:r w:rsidRPr="00424CF2">
        <w:rPr>
          <w:rFonts w:ascii="Times New Roman" w:hAnsi="Times New Roman" w:cs="Times New Roman"/>
          <w:sz w:val="24"/>
          <w:szCs w:val="24"/>
        </w:rPr>
        <w:t>2025;azae</w:t>
      </w:r>
      <w:proofErr w:type="gramEnd"/>
      <w:r w:rsidRPr="00424CF2">
        <w:rPr>
          <w:rFonts w:ascii="Times New Roman" w:hAnsi="Times New Roman" w:cs="Times New Roman"/>
          <w:sz w:val="24"/>
          <w:szCs w:val="24"/>
        </w:rPr>
        <w:t>094</w:t>
      </w:r>
      <w:proofErr w:type="spellEnd"/>
      <w:r w:rsidRPr="00424CF2">
        <w:rPr>
          <w:rFonts w:ascii="Times New Roman" w:hAnsi="Times New Roman" w:cs="Times New Roman"/>
          <w:sz w:val="24"/>
          <w:szCs w:val="24"/>
        </w:rPr>
        <w:t>.</w:t>
      </w:r>
      <w:r w:rsidR="00B61FCB">
        <w:rPr>
          <w:rFonts w:ascii="Times New Roman" w:hAnsi="Times New Roman" w:cs="Times New Roman"/>
          <w:sz w:val="24"/>
          <w:szCs w:val="24"/>
        </w:rPr>
        <w:t xml:space="preserve"> </w:t>
      </w:r>
      <w:hyperlink r:id="rId30" w:history="1">
        <w:r w:rsidR="00B61FCB" w:rsidRPr="00174082">
          <w:rPr>
            <w:rStyle w:val="Hyperlink"/>
            <w:rFonts w:ascii="Times New Roman" w:hAnsi="Times New Roman" w:cs="Times New Roman"/>
            <w:sz w:val="24"/>
            <w:szCs w:val="24"/>
          </w:rPr>
          <w:t>https://doi.org/10.1093/bjc/azae094</w:t>
        </w:r>
      </w:hyperlink>
      <w:r w:rsidR="00B61FCB">
        <w:rPr>
          <w:rFonts w:ascii="Times New Roman" w:hAnsi="Times New Roman" w:cs="Times New Roman"/>
          <w:sz w:val="24"/>
          <w:szCs w:val="24"/>
        </w:rPr>
        <w:t xml:space="preserve"> </w:t>
      </w:r>
    </w:p>
    <w:p w14:paraId="4CE01C7D" w14:textId="582B9A2F"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t>Steinberg L. Adolescent development and juvenile justice. Annu Rev Clin Psychol. 2009;5(1):459-485.</w:t>
      </w:r>
      <w:r w:rsidR="00B61FCB" w:rsidRPr="00B61FCB">
        <w:t xml:space="preserve"> </w:t>
      </w:r>
      <w:hyperlink r:id="rId31" w:history="1">
        <w:r w:rsidR="00B61FCB" w:rsidRPr="00174082">
          <w:rPr>
            <w:rStyle w:val="Hyperlink"/>
            <w:rFonts w:ascii="Times New Roman" w:hAnsi="Times New Roman" w:cs="Times New Roman"/>
            <w:sz w:val="24"/>
            <w:szCs w:val="24"/>
          </w:rPr>
          <w:t>https://doi.org/10.1146/annurev.clinpsy.032408.153603</w:t>
        </w:r>
      </w:hyperlink>
      <w:r w:rsidR="00B61FCB">
        <w:rPr>
          <w:rFonts w:ascii="Times New Roman" w:hAnsi="Times New Roman" w:cs="Times New Roman"/>
          <w:sz w:val="24"/>
          <w:szCs w:val="24"/>
        </w:rPr>
        <w:t xml:space="preserve"> </w:t>
      </w:r>
    </w:p>
    <w:p w14:paraId="5DCFB116" w14:textId="11F8BE7B"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t xml:space="preserve">Barnert ES, Perry R, Morris RE. Juvenile incarceration and health. </w:t>
      </w:r>
      <w:proofErr w:type="spellStart"/>
      <w:r w:rsidRPr="00424CF2">
        <w:rPr>
          <w:rFonts w:ascii="Times New Roman" w:hAnsi="Times New Roman" w:cs="Times New Roman"/>
          <w:sz w:val="24"/>
          <w:szCs w:val="24"/>
        </w:rPr>
        <w:t>Acad</w:t>
      </w:r>
      <w:proofErr w:type="spellEnd"/>
      <w:r w:rsidRPr="00424CF2">
        <w:rPr>
          <w:rFonts w:ascii="Times New Roman" w:hAnsi="Times New Roman" w:cs="Times New Roman"/>
          <w:sz w:val="24"/>
          <w:szCs w:val="24"/>
        </w:rPr>
        <w:t xml:space="preserve"> </w:t>
      </w:r>
      <w:proofErr w:type="spellStart"/>
      <w:r w:rsidRPr="00424CF2">
        <w:rPr>
          <w:rFonts w:ascii="Times New Roman" w:hAnsi="Times New Roman" w:cs="Times New Roman"/>
          <w:sz w:val="24"/>
          <w:szCs w:val="24"/>
        </w:rPr>
        <w:t>Pediatr</w:t>
      </w:r>
      <w:proofErr w:type="spellEnd"/>
      <w:r w:rsidRPr="00424CF2">
        <w:rPr>
          <w:rFonts w:ascii="Times New Roman" w:hAnsi="Times New Roman" w:cs="Times New Roman"/>
          <w:sz w:val="24"/>
          <w:szCs w:val="24"/>
        </w:rPr>
        <w:t>. 2016;16(2):99-109.</w:t>
      </w:r>
      <w:r w:rsidR="00B61FCB" w:rsidRPr="00B61FCB">
        <w:t xml:space="preserve"> </w:t>
      </w:r>
      <w:hyperlink r:id="rId32" w:history="1">
        <w:r w:rsidR="00B61FCB" w:rsidRPr="00174082">
          <w:rPr>
            <w:rStyle w:val="Hyperlink"/>
            <w:rFonts w:ascii="Times New Roman" w:hAnsi="Times New Roman" w:cs="Times New Roman"/>
            <w:sz w:val="24"/>
            <w:szCs w:val="24"/>
          </w:rPr>
          <w:t>https://doi.org/10.1016/j.acap.2015.09.004</w:t>
        </w:r>
      </w:hyperlink>
      <w:r w:rsidR="00B61FCB">
        <w:rPr>
          <w:rFonts w:ascii="Times New Roman" w:hAnsi="Times New Roman" w:cs="Times New Roman"/>
          <w:sz w:val="24"/>
          <w:szCs w:val="24"/>
        </w:rPr>
        <w:t xml:space="preserve">. </w:t>
      </w:r>
    </w:p>
    <w:p w14:paraId="643590CE" w14:textId="11B28882"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t xml:space="preserve">Clark K, </w:t>
      </w:r>
      <w:proofErr w:type="spellStart"/>
      <w:r w:rsidRPr="00424CF2">
        <w:rPr>
          <w:rFonts w:ascii="Times New Roman" w:hAnsi="Times New Roman" w:cs="Times New Roman"/>
          <w:sz w:val="24"/>
          <w:szCs w:val="24"/>
        </w:rPr>
        <w:t>Gehshan</w:t>
      </w:r>
      <w:proofErr w:type="spellEnd"/>
      <w:r w:rsidRPr="00424CF2">
        <w:rPr>
          <w:rFonts w:ascii="Times New Roman" w:hAnsi="Times New Roman" w:cs="Times New Roman"/>
          <w:sz w:val="24"/>
          <w:szCs w:val="24"/>
        </w:rPr>
        <w:t xml:space="preserve"> S. Meeting the health needs of youth involved in the juvenile justice system. National Academy for State Health Policy; 2006.</w:t>
      </w:r>
    </w:p>
    <w:p w14:paraId="23A7C4A3" w14:textId="31B6DF80"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t xml:space="preserve">Martin K, Katch H. Cuts to Medicaid will destabilize the US job market. Health Affairs Forefront. Published 2025. Accessed </w:t>
      </w:r>
      <w:r>
        <w:rPr>
          <w:rFonts w:ascii="Times New Roman" w:hAnsi="Times New Roman" w:cs="Times New Roman"/>
          <w:sz w:val="24"/>
          <w:szCs w:val="24"/>
        </w:rPr>
        <w:t>September 3, 2025</w:t>
      </w:r>
      <w:r w:rsidRPr="00424CF2">
        <w:rPr>
          <w:rFonts w:ascii="Times New Roman" w:hAnsi="Times New Roman" w:cs="Times New Roman"/>
          <w:sz w:val="24"/>
          <w:szCs w:val="24"/>
        </w:rPr>
        <w:t xml:space="preserve">. </w:t>
      </w:r>
      <w:hyperlink r:id="rId33" w:history="1">
        <w:r w:rsidRPr="00174082">
          <w:rPr>
            <w:rStyle w:val="Hyperlink"/>
            <w:rFonts w:ascii="Times New Roman" w:hAnsi="Times New Roman" w:cs="Times New Roman"/>
            <w:sz w:val="24"/>
            <w:szCs w:val="24"/>
          </w:rPr>
          <w:t>https://www.healthaffairs.org/content/forefront/cuts-medicaid-destabilize-us-job-market</w:t>
        </w:r>
      </w:hyperlink>
      <w:r>
        <w:rPr>
          <w:rFonts w:ascii="Times New Roman" w:hAnsi="Times New Roman" w:cs="Times New Roman"/>
          <w:sz w:val="24"/>
          <w:szCs w:val="24"/>
        </w:rPr>
        <w:t xml:space="preserve"> </w:t>
      </w:r>
    </w:p>
    <w:p w14:paraId="15AAA41B" w14:textId="6C227F69" w:rsidR="00424CF2" w:rsidRPr="00424CF2" w:rsidRDefault="00424CF2" w:rsidP="00424CF2">
      <w:pPr>
        <w:pStyle w:val="ListParagraph"/>
        <w:numPr>
          <w:ilvl w:val="0"/>
          <w:numId w:val="3"/>
        </w:numPr>
        <w:spacing w:line="240" w:lineRule="auto"/>
        <w:contextualSpacing w:val="0"/>
        <w:rPr>
          <w:rFonts w:ascii="Times New Roman" w:hAnsi="Times New Roman" w:cs="Times New Roman"/>
          <w:sz w:val="24"/>
          <w:szCs w:val="24"/>
        </w:rPr>
      </w:pPr>
      <w:r w:rsidRPr="00424CF2">
        <w:rPr>
          <w:rFonts w:ascii="Times New Roman" w:hAnsi="Times New Roman" w:cs="Times New Roman"/>
          <w:sz w:val="24"/>
          <w:szCs w:val="24"/>
        </w:rPr>
        <w:lastRenderedPageBreak/>
        <w:t>Lin Y, Monnette A, Shi L. Effects of Medicaid expansion on poverty disparities in health insurance coverage. Int J Equity Health. 2021;20(1):171.</w:t>
      </w:r>
      <w:r w:rsidR="00A9743E" w:rsidRPr="00A9743E">
        <w:rPr>
          <w:rFonts w:ascii="Merriweather Sans" w:eastAsiaTheme="minorEastAsia" w:hAnsi="Merriweather Sans"/>
          <w:color w:val="222222"/>
          <w:kern w:val="0"/>
          <w:sz w:val="24"/>
          <w:szCs w:val="24"/>
          <w:shd w:val="clear" w:color="auto" w:fill="FFFFFF"/>
          <w14:ligatures w14:val="none"/>
        </w:rPr>
        <w:t xml:space="preserve"> </w:t>
      </w:r>
      <w:hyperlink r:id="rId34" w:history="1">
        <w:r w:rsidR="00A9743E" w:rsidRPr="00174082">
          <w:rPr>
            <w:rStyle w:val="Hyperlink"/>
            <w:rFonts w:ascii="Times New Roman" w:hAnsi="Times New Roman" w:cs="Times New Roman"/>
            <w:sz w:val="24"/>
            <w:szCs w:val="24"/>
          </w:rPr>
          <w:t>https://doi.org/10.1186/s12939-021-01486-3</w:t>
        </w:r>
      </w:hyperlink>
      <w:r w:rsidR="00A9743E">
        <w:rPr>
          <w:rFonts w:ascii="Times New Roman" w:hAnsi="Times New Roman" w:cs="Times New Roman"/>
          <w:sz w:val="24"/>
          <w:szCs w:val="24"/>
        </w:rPr>
        <w:t xml:space="preserve"> </w:t>
      </w:r>
    </w:p>
    <w:p w14:paraId="70ECD5AC" w14:textId="0E656AA6" w:rsidR="00A9743E" w:rsidRDefault="00424CF2" w:rsidP="00A9743E">
      <w:pPr>
        <w:pStyle w:val="ListParagraph"/>
        <w:numPr>
          <w:ilvl w:val="0"/>
          <w:numId w:val="3"/>
        </w:numPr>
        <w:rPr>
          <w:rFonts w:ascii="Times New Roman" w:hAnsi="Times New Roman" w:cs="Times New Roman"/>
          <w:sz w:val="24"/>
          <w:szCs w:val="24"/>
        </w:rPr>
      </w:pPr>
      <w:r w:rsidRPr="00424CF2">
        <w:rPr>
          <w:rFonts w:ascii="Times New Roman" w:hAnsi="Times New Roman" w:cs="Times New Roman"/>
          <w:sz w:val="24"/>
          <w:szCs w:val="24"/>
        </w:rPr>
        <w:t>Jolin JR, Barsky BA, Wade CG, Rosenthal MB. Access to care and outcomes with the Affordable Care Act for persons with criminal legal involvement: A scoping review. JAMA Health Forum. 2024;5(8</w:t>
      </w:r>
      <w:proofErr w:type="gramStart"/>
      <w:r w:rsidRPr="00424CF2">
        <w:rPr>
          <w:rFonts w:ascii="Times New Roman" w:hAnsi="Times New Roman" w:cs="Times New Roman"/>
          <w:sz w:val="24"/>
          <w:szCs w:val="24"/>
        </w:rPr>
        <w:t>):</w:t>
      </w:r>
      <w:proofErr w:type="spellStart"/>
      <w:r w:rsidRPr="00424CF2">
        <w:rPr>
          <w:rFonts w:ascii="Times New Roman" w:hAnsi="Times New Roman" w:cs="Times New Roman"/>
          <w:sz w:val="24"/>
          <w:szCs w:val="24"/>
        </w:rPr>
        <w:t>e</w:t>
      </w:r>
      <w:proofErr w:type="gramEnd"/>
      <w:r w:rsidRPr="00424CF2">
        <w:rPr>
          <w:rFonts w:ascii="Times New Roman" w:hAnsi="Times New Roman" w:cs="Times New Roman"/>
          <w:sz w:val="24"/>
          <w:szCs w:val="24"/>
        </w:rPr>
        <w:t>242640</w:t>
      </w:r>
      <w:proofErr w:type="spellEnd"/>
      <w:r w:rsidRPr="00424CF2">
        <w:rPr>
          <w:rFonts w:ascii="Times New Roman" w:hAnsi="Times New Roman" w:cs="Times New Roman"/>
          <w:sz w:val="24"/>
          <w:szCs w:val="24"/>
        </w:rPr>
        <w:t>.</w:t>
      </w:r>
      <w:r w:rsidR="00A9743E">
        <w:rPr>
          <w:rFonts w:ascii="Times New Roman" w:hAnsi="Times New Roman" w:cs="Times New Roman"/>
          <w:sz w:val="24"/>
          <w:szCs w:val="24"/>
        </w:rPr>
        <w:t xml:space="preserve"> </w:t>
      </w:r>
      <w:r w:rsidR="00A9743E" w:rsidRPr="00A9743E">
        <w:rPr>
          <w:rFonts w:ascii="Times New Roman" w:hAnsi="Times New Roman" w:cs="Times New Roman"/>
          <w:sz w:val="24"/>
          <w:szCs w:val="24"/>
        </w:rPr>
        <w:t>10.1001/</w:t>
      </w:r>
      <w:proofErr w:type="spellStart"/>
      <w:r w:rsidR="00A9743E" w:rsidRPr="00A9743E">
        <w:rPr>
          <w:rFonts w:ascii="Times New Roman" w:hAnsi="Times New Roman" w:cs="Times New Roman"/>
          <w:sz w:val="24"/>
          <w:szCs w:val="24"/>
        </w:rPr>
        <w:t>jamahealthforum.2024.2640</w:t>
      </w:r>
      <w:proofErr w:type="spellEnd"/>
    </w:p>
    <w:p w14:paraId="7CFCC3C8" w14:textId="77777777" w:rsidR="00A9743E" w:rsidRPr="00A9743E" w:rsidRDefault="00A9743E" w:rsidP="00A9743E">
      <w:pPr>
        <w:pStyle w:val="ListParagraph"/>
        <w:rPr>
          <w:rFonts w:ascii="Times New Roman" w:hAnsi="Times New Roman" w:cs="Times New Roman"/>
          <w:sz w:val="24"/>
          <w:szCs w:val="24"/>
        </w:rPr>
      </w:pPr>
    </w:p>
    <w:p w14:paraId="08474A8D" w14:textId="13A18851" w:rsidR="00437DAF" w:rsidRPr="00437DAF" w:rsidRDefault="00424CF2" w:rsidP="00424CF2">
      <w:pPr>
        <w:pStyle w:val="ListParagraph"/>
        <w:numPr>
          <w:ilvl w:val="0"/>
          <w:numId w:val="3"/>
        </w:numPr>
      </w:pPr>
      <w:r w:rsidRPr="00424CF2">
        <w:rPr>
          <w:rFonts w:ascii="Times New Roman" w:hAnsi="Times New Roman" w:cs="Times New Roman"/>
          <w:sz w:val="24"/>
          <w:szCs w:val="24"/>
        </w:rPr>
        <w:t xml:space="preserve">Hoffman C, Paradise J. Health insurance and access to health care in the United States. Ann N Y </w:t>
      </w:r>
      <w:proofErr w:type="spellStart"/>
      <w:r w:rsidRPr="00424CF2">
        <w:rPr>
          <w:rFonts w:ascii="Times New Roman" w:hAnsi="Times New Roman" w:cs="Times New Roman"/>
          <w:sz w:val="24"/>
          <w:szCs w:val="24"/>
        </w:rPr>
        <w:t>Acad</w:t>
      </w:r>
      <w:proofErr w:type="spellEnd"/>
      <w:r w:rsidRPr="00424CF2">
        <w:rPr>
          <w:rFonts w:ascii="Times New Roman" w:hAnsi="Times New Roman" w:cs="Times New Roman"/>
          <w:sz w:val="24"/>
          <w:szCs w:val="24"/>
        </w:rPr>
        <w:t xml:space="preserve"> Sci. 2008;1136(1):149-160.</w:t>
      </w:r>
      <w:r w:rsidR="00A9743E" w:rsidRPr="00A9743E">
        <w:t xml:space="preserve"> </w:t>
      </w:r>
      <w:hyperlink r:id="rId35" w:history="1">
        <w:r w:rsidR="00A9743E" w:rsidRPr="00174082">
          <w:rPr>
            <w:rStyle w:val="Hyperlink"/>
            <w:rFonts w:ascii="Times New Roman" w:hAnsi="Times New Roman" w:cs="Times New Roman"/>
            <w:sz w:val="24"/>
            <w:szCs w:val="24"/>
          </w:rPr>
          <w:t>https://doi.org/10.1196/annals.1425.007</w:t>
        </w:r>
      </w:hyperlink>
      <w:r w:rsidR="00A9743E">
        <w:rPr>
          <w:rFonts w:ascii="Times New Roman" w:hAnsi="Times New Roman" w:cs="Times New Roman"/>
          <w:sz w:val="24"/>
          <w:szCs w:val="24"/>
        </w:rPr>
        <w:t xml:space="preserve"> </w:t>
      </w:r>
    </w:p>
    <w:bookmarkEnd w:id="333"/>
    <w:p w14:paraId="2F9C7FEB" w14:textId="77777777" w:rsidR="00E9723A" w:rsidRDefault="00E9723A">
      <w:pPr>
        <w:sectPr w:rsidR="00E9723A">
          <w:pgSz w:w="12240" w:h="15840"/>
          <w:pgMar w:top="1440" w:right="1440" w:bottom="1440" w:left="1440" w:header="720" w:footer="720" w:gutter="0"/>
          <w:cols w:space="720"/>
          <w:docGrid w:linePitch="360"/>
        </w:sectPr>
      </w:pPr>
    </w:p>
    <w:p w14:paraId="15618906" w14:textId="1E4D5627" w:rsidR="00E9723A" w:rsidRDefault="00E9723A" w:rsidP="0040536D">
      <w:pPr>
        <w:spacing w:line="240" w:lineRule="auto"/>
        <w:contextualSpacing w:val="0"/>
        <w:jc w:val="center"/>
        <w:rPr>
          <w:rFonts w:eastAsia="MS Mincho" w:cs="Arial"/>
          <w:bCs/>
        </w:rPr>
      </w:pPr>
      <w:bookmarkStart w:id="334" w:name="_Hlk202417687"/>
      <w:r w:rsidRPr="00E9723A">
        <w:rPr>
          <w:rFonts w:eastAsia="MS Mincho" w:cs="Arial"/>
          <w:b/>
        </w:rPr>
        <w:lastRenderedPageBreak/>
        <w:t xml:space="preserve">Tables and Figures </w:t>
      </w:r>
      <w:bookmarkStart w:id="335" w:name="_Hlk198794100"/>
      <w:bookmarkStart w:id="336" w:name="_Hlk206060532"/>
    </w:p>
    <w:tbl>
      <w:tblPr>
        <w:tblW w:w="4466" w:type="pct"/>
        <w:tblLayout w:type="fixed"/>
        <w:tblCellMar>
          <w:left w:w="0" w:type="dxa"/>
          <w:right w:w="0" w:type="dxa"/>
        </w:tblCellMar>
        <w:tblLook w:val="04A0" w:firstRow="1" w:lastRow="0" w:firstColumn="1" w:lastColumn="0" w:noHBand="0" w:noVBand="1"/>
        <w:tblPrChange w:id="337" w:author="Silver, Ian" w:date="2026-02-16T11:31:00Z" w16du:dateUtc="2026-02-16T16:31:00Z">
          <w:tblPr>
            <w:tblW w:w="4466" w:type="pct"/>
            <w:tblCellMar>
              <w:left w:w="0" w:type="dxa"/>
              <w:right w:w="0" w:type="dxa"/>
            </w:tblCellMar>
            <w:tblLook w:val="04A0" w:firstRow="1" w:lastRow="0" w:firstColumn="1" w:lastColumn="0" w:noHBand="0" w:noVBand="1"/>
          </w:tblPr>
        </w:tblPrChange>
      </w:tblPr>
      <w:tblGrid>
        <w:gridCol w:w="4321"/>
        <w:gridCol w:w="1262"/>
        <w:gridCol w:w="1257"/>
        <w:gridCol w:w="1257"/>
        <w:gridCol w:w="263"/>
        <w:tblGridChange w:id="338">
          <w:tblGrid>
            <w:gridCol w:w="4424"/>
            <w:gridCol w:w="1291"/>
            <w:gridCol w:w="1391"/>
            <w:gridCol w:w="1254"/>
            <w:gridCol w:w="400"/>
            <w:gridCol w:w="501"/>
          </w:tblGrid>
        </w:tblGridChange>
      </w:tblGrid>
      <w:tr w:rsidR="006F6E3D" w:rsidRPr="00E9723A" w:rsidDel="0080672F" w14:paraId="4B8559D6" w14:textId="5123E4D6" w:rsidTr="0080672F">
        <w:trPr>
          <w:trHeight w:val="144"/>
          <w:del w:id="339" w:author="Silver, Ian" w:date="2026-02-16T11:30:00Z"/>
          <w:trPrChange w:id="340" w:author="Silver, Ian" w:date="2026-02-16T11:31:00Z" w16du:dateUtc="2026-02-16T16:31:00Z">
            <w:trPr>
              <w:trHeight w:val="144"/>
            </w:trPr>
          </w:trPrChange>
        </w:trPr>
        <w:tc>
          <w:tcPr>
            <w:tcW w:w="5000" w:type="pct"/>
            <w:gridSpan w:val="5"/>
            <w:tcBorders>
              <w:top w:val="nil"/>
              <w:left w:val="nil"/>
              <w:bottom w:val="single" w:sz="4" w:space="0" w:color="auto"/>
              <w:right w:val="nil"/>
            </w:tcBorders>
            <w:noWrap/>
            <w:vAlign w:val="bottom"/>
            <w:hideMark/>
            <w:tcPrChange w:id="341" w:author="Silver, Ian" w:date="2026-02-16T11:31:00Z" w16du:dateUtc="2026-02-16T16:31:00Z">
              <w:tcPr>
                <w:tcW w:w="5598" w:type="pct"/>
                <w:gridSpan w:val="6"/>
                <w:tcBorders>
                  <w:top w:val="nil"/>
                  <w:left w:val="nil"/>
                  <w:bottom w:val="single" w:sz="4" w:space="0" w:color="auto"/>
                  <w:right w:val="nil"/>
                </w:tcBorders>
                <w:noWrap/>
                <w:vAlign w:val="bottom"/>
                <w:hideMark/>
              </w:tcPr>
            </w:tcPrChange>
          </w:tcPr>
          <w:p w14:paraId="73F2FA9D" w14:textId="6A3D6A4C" w:rsidR="006F6E3D" w:rsidRPr="00E9723A" w:rsidDel="0080672F" w:rsidRDefault="006F6E3D" w:rsidP="007B3586">
            <w:pPr>
              <w:spacing w:line="240" w:lineRule="auto"/>
              <w:contextualSpacing w:val="0"/>
              <w:rPr>
                <w:del w:id="342" w:author="Silver, Ian" w:date="2026-02-16T11:30:00Z" w16du:dateUtc="2026-02-16T16:30:00Z"/>
                <w:rFonts w:eastAsia="Times New Roman" w:cs="Times New Roman"/>
                <w:b/>
                <w:bCs/>
                <w:color w:val="000000"/>
                <w:sz w:val="22"/>
                <w:szCs w:val="22"/>
              </w:rPr>
            </w:pPr>
            <w:bookmarkStart w:id="343" w:name="_Hlk206060162"/>
            <w:del w:id="344" w:author="Silver, Ian" w:date="2026-02-16T11:30:00Z" w16du:dateUtc="2026-02-16T16:30:00Z">
              <w:r w:rsidRPr="00E9723A" w:rsidDel="0080672F">
                <w:rPr>
                  <w:rFonts w:eastAsia="Times New Roman" w:cs="Times New Roman"/>
                  <w:b/>
                  <w:bCs/>
                  <w:color w:val="000000"/>
                  <w:sz w:val="22"/>
                  <w:szCs w:val="22"/>
                </w:rPr>
                <w:delText>Table 1: Descriptive Statistics for Long Analytical Sample</w:delText>
              </w:r>
            </w:del>
          </w:p>
        </w:tc>
      </w:tr>
      <w:tr w:rsidR="006F6E3D" w:rsidRPr="00E9723A" w:rsidDel="0080672F" w14:paraId="7E179357" w14:textId="20E07B22" w:rsidTr="0080672F">
        <w:trPr>
          <w:trHeight w:val="144"/>
          <w:del w:id="345" w:author="Silver, Ian" w:date="2026-02-16T11:30:00Z"/>
          <w:trPrChange w:id="346"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347" w:author="Silver, Ian" w:date="2026-02-16T11:31:00Z" w16du:dateUtc="2026-02-16T16:31:00Z">
              <w:tcPr>
                <w:tcW w:w="2584" w:type="pct"/>
                <w:tcBorders>
                  <w:top w:val="nil"/>
                  <w:left w:val="nil"/>
                  <w:bottom w:val="nil"/>
                  <w:right w:val="nil"/>
                </w:tcBorders>
                <w:noWrap/>
                <w:vAlign w:val="bottom"/>
                <w:hideMark/>
              </w:tcPr>
            </w:tcPrChange>
          </w:tcPr>
          <w:p w14:paraId="55D449DF" w14:textId="690ECFEA" w:rsidR="006F6E3D" w:rsidRPr="00E9723A" w:rsidDel="0080672F" w:rsidRDefault="006F6E3D" w:rsidP="007B3586">
            <w:pPr>
              <w:spacing w:line="240" w:lineRule="auto"/>
              <w:contextualSpacing w:val="0"/>
              <w:rPr>
                <w:del w:id="348" w:author="Silver, Ian" w:date="2026-02-16T11:30:00Z" w16du:dateUtc="2026-02-16T16:30:00Z"/>
                <w:rFonts w:eastAsia="Times New Roman" w:cs="Times New Roman"/>
                <w:b/>
                <w:bCs/>
                <w:color w:val="000000"/>
                <w:sz w:val="22"/>
                <w:szCs w:val="22"/>
              </w:rPr>
            </w:pPr>
          </w:p>
        </w:tc>
        <w:tc>
          <w:tcPr>
            <w:tcW w:w="755" w:type="pct"/>
            <w:tcBorders>
              <w:top w:val="nil"/>
              <w:left w:val="nil"/>
              <w:bottom w:val="single" w:sz="4" w:space="0" w:color="auto"/>
              <w:right w:val="nil"/>
            </w:tcBorders>
            <w:noWrap/>
            <w:vAlign w:val="bottom"/>
            <w:hideMark/>
            <w:tcPrChange w:id="349" w:author="Silver, Ian" w:date="2026-02-16T11:31:00Z" w16du:dateUtc="2026-02-16T16:31:00Z">
              <w:tcPr>
                <w:tcW w:w="754" w:type="pct"/>
                <w:tcBorders>
                  <w:top w:val="nil"/>
                  <w:left w:val="nil"/>
                  <w:bottom w:val="single" w:sz="4" w:space="0" w:color="auto"/>
                  <w:right w:val="nil"/>
                </w:tcBorders>
                <w:noWrap/>
                <w:vAlign w:val="bottom"/>
                <w:hideMark/>
              </w:tcPr>
            </w:tcPrChange>
          </w:tcPr>
          <w:p w14:paraId="4C22D5C4" w14:textId="76FB2606" w:rsidR="006F6E3D" w:rsidRPr="00E9723A" w:rsidDel="0080672F" w:rsidRDefault="006F6E3D" w:rsidP="007B3586">
            <w:pPr>
              <w:spacing w:line="240" w:lineRule="auto"/>
              <w:contextualSpacing w:val="0"/>
              <w:jc w:val="center"/>
              <w:rPr>
                <w:del w:id="350" w:author="Silver, Ian" w:date="2026-02-16T11:30:00Z" w16du:dateUtc="2026-02-16T16:30:00Z"/>
                <w:rFonts w:eastAsia="Times New Roman" w:cs="Times New Roman"/>
                <w:color w:val="000000"/>
                <w:sz w:val="22"/>
                <w:szCs w:val="22"/>
              </w:rPr>
            </w:pPr>
            <w:del w:id="351" w:author="Silver, Ian" w:date="2026-02-16T11:30:00Z" w16du:dateUtc="2026-02-16T16:30:00Z">
              <w:r w:rsidRPr="00E9723A" w:rsidDel="0080672F">
                <w:rPr>
                  <w:rFonts w:eastAsia="Times New Roman" w:cs="Times New Roman"/>
                  <w:color w:val="000000"/>
                  <w:sz w:val="22"/>
                  <w:szCs w:val="22"/>
                </w:rPr>
                <w:delText>Mean</w:delText>
              </w:r>
            </w:del>
          </w:p>
        </w:tc>
        <w:tc>
          <w:tcPr>
            <w:tcW w:w="752" w:type="pct"/>
            <w:tcBorders>
              <w:top w:val="nil"/>
              <w:left w:val="nil"/>
              <w:bottom w:val="single" w:sz="4" w:space="0" w:color="auto"/>
              <w:right w:val="nil"/>
            </w:tcBorders>
            <w:noWrap/>
            <w:vAlign w:val="bottom"/>
            <w:hideMark/>
            <w:tcPrChange w:id="352" w:author="Silver, Ian" w:date="2026-02-16T11:31:00Z" w16du:dateUtc="2026-02-16T16:31:00Z">
              <w:tcPr>
                <w:tcW w:w="754" w:type="pct"/>
                <w:tcBorders>
                  <w:top w:val="nil"/>
                  <w:left w:val="nil"/>
                  <w:bottom w:val="single" w:sz="4" w:space="0" w:color="auto"/>
                  <w:right w:val="nil"/>
                </w:tcBorders>
                <w:noWrap/>
                <w:vAlign w:val="bottom"/>
                <w:hideMark/>
              </w:tcPr>
            </w:tcPrChange>
          </w:tcPr>
          <w:p w14:paraId="6F6F8D4D" w14:textId="2E8DF0BB" w:rsidR="006F6E3D" w:rsidRPr="00E9723A" w:rsidDel="0080672F" w:rsidRDefault="006F6E3D" w:rsidP="007B3586">
            <w:pPr>
              <w:spacing w:line="240" w:lineRule="auto"/>
              <w:contextualSpacing w:val="0"/>
              <w:jc w:val="center"/>
              <w:rPr>
                <w:del w:id="353" w:author="Silver, Ian" w:date="2026-02-16T11:30:00Z" w16du:dateUtc="2026-02-16T16:30:00Z"/>
                <w:rFonts w:eastAsia="Times New Roman" w:cs="Times New Roman"/>
                <w:color w:val="000000"/>
                <w:sz w:val="22"/>
                <w:szCs w:val="22"/>
              </w:rPr>
            </w:pPr>
            <w:del w:id="354" w:author="Silver, Ian" w:date="2026-02-16T11:30:00Z" w16du:dateUtc="2026-02-16T16:30:00Z">
              <w:r w:rsidRPr="00E9723A" w:rsidDel="0080672F">
                <w:rPr>
                  <w:rFonts w:eastAsia="Times New Roman" w:cs="Times New Roman"/>
                  <w:color w:val="000000"/>
                  <w:sz w:val="22"/>
                  <w:szCs w:val="22"/>
                </w:rPr>
                <w:delText>SD</w:delText>
              </w:r>
            </w:del>
          </w:p>
        </w:tc>
        <w:tc>
          <w:tcPr>
            <w:tcW w:w="752" w:type="pct"/>
            <w:tcBorders>
              <w:top w:val="nil"/>
              <w:left w:val="nil"/>
              <w:bottom w:val="single" w:sz="4" w:space="0" w:color="auto"/>
              <w:right w:val="nil"/>
            </w:tcBorders>
            <w:noWrap/>
            <w:vAlign w:val="bottom"/>
            <w:hideMark/>
            <w:tcPrChange w:id="355" w:author="Silver, Ian" w:date="2026-02-16T11:31:00Z" w16du:dateUtc="2026-02-16T16:31:00Z">
              <w:tcPr>
                <w:tcW w:w="754" w:type="pct"/>
                <w:gridSpan w:val="2"/>
                <w:tcBorders>
                  <w:top w:val="nil"/>
                  <w:left w:val="nil"/>
                  <w:bottom w:val="single" w:sz="4" w:space="0" w:color="auto"/>
                  <w:right w:val="nil"/>
                </w:tcBorders>
                <w:noWrap/>
                <w:vAlign w:val="bottom"/>
                <w:hideMark/>
              </w:tcPr>
            </w:tcPrChange>
          </w:tcPr>
          <w:p w14:paraId="258CBFA8" w14:textId="6F94298F" w:rsidR="006F6E3D" w:rsidRPr="00E9723A" w:rsidDel="0080672F" w:rsidRDefault="006F6E3D" w:rsidP="007B3586">
            <w:pPr>
              <w:spacing w:line="240" w:lineRule="auto"/>
              <w:contextualSpacing w:val="0"/>
              <w:jc w:val="center"/>
              <w:rPr>
                <w:del w:id="356" w:author="Silver, Ian" w:date="2026-02-16T11:30:00Z" w16du:dateUtc="2026-02-16T16:30:00Z"/>
                <w:rFonts w:eastAsia="Times New Roman" w:cs="Times New Roman"/>
                <w:color w:val="000000"/>
                <w:sz w:val="22"/>
                <w:szCs w:val="22"/>
              </w:rPr>
            </w:pPr>
            <w:del w:id="357" w:author="Silver, Ian" w:date="2026-02-16T11:30:00Z" w16du:dateUtc="2026-02-16T16:30:00Z">
              <w:r w:rsidRPr="00E9723A" w:rsidDel="0080672F">
                <w:rPr>
                  <w:rFonts w:eastAsia="Times New Roman" w:cs="Times New Roman"/>
                  <w:color w:val="000000"/>
                  <w:sz w:val="22"/>
                  <w:szCs w:val="22"/>
                </w:rPr>
                <w:delText>Min</w:delText>
              </w:r>
            </w:del>
          </w:p>
        </w:tc>
        <w:tc>
          <w:tcPr>
            <w:tcW w:w="156" w:type="pct"/>
            <w:tcBorders>
              <w:top w:val="nil"/>
              <w:left w:val="nil"/>
              <w:bottom w:val="single" w:sz="4" w:space="0" w:color="auto"/>
              <w:right w:val="nil"/>
            </w:tcBorders>
            <w:noWrap/>
            <w:vAlign w:val="bottom"/>
            <w:hideMark/>
            <w:tcPrChange w:id="358" w:author="Silver, Ian" w:date="2026-02-16T11:31:00Z" w16du:dateUtc="2026-02-16T16:31:00Z">
              <w:tcPr>
                <w:tcW w:w="754" w:type="pct"/>
                <w:tcBorders>
                  <w:top w:val="nil"/>
                  <w:left w:val="nil"/>
                  <w:bottom w:val="single" w:sz="4" w:space="0" w:color="auto"/>
                  <w:right w:val="nil"/>
                </w:tcBorders>
                <w:noWrap/>
                <w:vAlign w:val="bottom"/>
                <w:hideMark/>
              </w:tcPr>
            </w:tcPrChange>
          </w:tcPr>
          <w:p w14:paraId="23A14D1A" w14:textId="25E6C356" w:rsidR="006F6E3D" w:rsidRPr="00E9723A" w:rsidDel="0080672F" w:rsidRDefault="006F6E3D" w:rsidP="007B3586">
            <w:pPr>
              <w:spacing w:line="240" w:lineRule="auto"/>
              <w:contextualSpacing w:val="0"/>
              <w:jc w:val="center"/>
              <w:rPr>
                <w:del w:id="359" w:author="Silver, Ian" w:date="2026-02-16T11:30:00Z" w16du:dateUtc="2026-02-16T16:30:00Z"/>
                <w:rFonts w:eastAsia="Times New Roman" w:cs="Times New Roman"/>
                <w:color w:val="000000"/>
                <w:sz w:val="22"/>
                <w:szCs w:val="22"/>
              </w:rPr>
            </w:pPr>
            <w:del w:id="360" w:author="Silver, Ian" w:date="2026-02-16T11:30:00Z" w16du:dateUtc="2026-02-16T16:30:00Z">
              <w:r w:rsidRPr="00E9723A" w:rsidDel="0080672F">
                <w:rPr>
                  <w:rFonts w:eastAsia="Times New Roman" w:cs="Times New Roman"/>
                  <w:color w:val="000000"/>
                  <w:sz w:val="22"/>
                  <w:szCs w:val="22"/>
                </w:rPr>
                <w:delText>Max</w:delText>
              </w:r>
            </w:del>
          </w:p>
        </w:tc>
      </w:tr>
      <w:tr w:rsidR="006F6E3D" w:rsidRPr="00E9723A" w:rsidDel="0080672F" w14:paraId="2B772299" w14:textId="1E2ADEBD" w:rsidTr="0080672F">
        <w:trPr>
          <w:trHeight w:val="144"/>
          <w:del w:id="361" w:author="Silver, Ian" w:date="2026-02-16T11:30:00Z"/>
          <w:trPrChange w:id="362"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363" w:author="Silver, Ian" w:date="2026-02-16T11:31:00Z" w16du:dateUtc="2026-02-16T16:31:00Z">
              <w:tcPr>
                <w:tcW w:w="2584" w:type="pct"/>
                <w:tcBorders>
                  <w:top w:val="nil"/>
                  <w:left w:val="nil"/>
                  <w:bottom w:val="nil"/>
                  <w:right w:val="nil"/>
                </w:tcBorders>
                <w:noWrap/>
                <w:vAlign w:val="bottom"/>
                <w:hideMark/>
              </w:tcPr>
            </w:tcPrChange>
          </w:tcPr>
          <w:p w14:paraId="697C79F2" w14:textId="668F94C5" w:rsidR="006F6E3D" w:rsidRPr="00E9723A" w:rsidDel="0080672F" w:rsidRDefault="006F6E3D" w:rsidP="007B3586">
            <w:pPr>
              <w:spacing w:line="240" w:lineRule="auto"/>
              <w:contextualSpacing w:val="0"/>
              <w:rPr>
                <w:del w:id="364" w:author="Silver, Ian" w:date="2026-02-16T11:30:00Z" w16du:dateUtc="2026-02-16T16:30:00Z"/>
                <w:rFonts w:eastAsia="Times New Roman" w:cs="Times New Roman"/>
                <w:b/>
                <w:bCs/>
                <w:i/>
                <w:iCs/>
                <w:color w:val="000000"/>
                <w:sz w:val="22"/>
                <w:szCs w:val="22"/>
              </w:rPr>
            </w:pPr>
            <w:del w:id="365" w:author="Silver, Ian" w:date="2026-02-16T11:30:00Z" w16du:dateUtc="2026-02-16T16:30:00Z">
              <w:r w:rsidRPr="00E9723A" w:rsidDel="0080672F">
                <w:rPr>
                  <w:rFonts w:eastAsia="Times New Roman" w:cs="Times New Roman"/>
                  <w:b/>
                  <w:bCs/>
                  <w:i/>
                  <w:iCs/>
                  <w:color w:val="000000"/>
                  <w:sz w:val="22"/>
                  <w:szCs w:val="22"/>
                </w:rPr>
                <w:delText>Dependent Variable</w:delText>
              </w:r>
            </w:del>
          </w:p>
        </w:tc>
        <w:tc>
          <w:tcPr>
            <w:tcW w:w="755" w:type="pct"/>
            <w:tcBorders>
              <w:top w:val="nil"/>
              <w:left w:val="nil"/>
              <w:bottom w:val="nil"/>
              <w:right w:val="nil"/>
            </w:tcBorders>
            <w:noWrap/>
            <w:vAlign w:val="bottom"/>
            <w:hideMark/>
            <w:tcPrChange w:id="366" w:author="Silver, Ian" w:date="2026-02-16T11:31:00Z" w16du:dateUtc="2026-02-16T16:31:00Z">
              <w:tcPr>
                <w:tcW w:w="754" w:type="pct"/>
                <w:tcBorders>
                  <w:top w:val="nil"/>
                  <w:left w:val="nil"/>
                  <w:bottom w:val="nil"/>
                  <w:right w:val="nil"/>
                </w:tcBorders>
                <w:noWrap/>
                <w:vAlign w:val="bottom"/>
                <w:hideMark/>
              </w:tcPr>
            </w:tcPrChange>
          </w:tcPr>
          <w:p w14:paraId="675F372B" w14:textId="2D4B347E" w:rsidR="006F6E3D" w:rsidRPr="00E9723A" w:rsidDel="0080672F" w:rsidRDefault="006F6E3D" w:rsidP="007B3586">
            <w:pPr>
              <w:spacing w:line="240" w:lineRule="auto"/>
              <w:contextualSpacing w:val="0"/>
              <w:rPr>
                <w:del w:id="367" w:author="Silver, Ian" w:date="2026-02-16T11:30:00Z" w16du:dateUtc="2026-02-16T16:30:00Z"/>
                <w:rFonts w:eastAsia="Times New Roman" w:cs="Times New Roman"/>
                <w:b/>
                <w:bCs/>
                <w:i/>
                <w:iCs/>
                <w:color w:val="000000"/>
                <w:sz w:val="22"/>
                <w:szCs w:val="22"/>
              </w:rPr>
            </w:pPr>
          </w:p>
        </w:tc>
        <w:tc>
          <w:tcPr>
            <w:tcW w:w="752" w:type="pct"/>
            <w:tcBorders>
              <w:top w:val="nil"/>
              <w:left w:val="nil"/>
              <w:bottom w:val="nil"/>
              <w:right w:val="nil"/>
            </w:tcBorders>
            <w:noWrap/>
            <w:vAlign w:val="bottom"/>
            <w:hideMark/>
            <w:tcPrChange w:id="368" w:author="Silver, Ian" w:date="2026-02-16T11:31:00Z" w16du:dateUtc="2026-02-16T16:31:00Z">
              <w:tcPr>
                <w:tcW w:w="754" w:type="pct"/>
                <w:tcBorders>
                  <w:top w:val="nil"/>
                  <w:left w:val="nil"/>
                  <w:bottom w:val="nil"/>
                  <w:right w:val="nil"/>
                </w:tcBorders>
                <w:noWrap/>
                <w:vAlign w:val="bottom"/>
                <w:hideMark/>
              </w:tcPr>
            </w:tcPrChange>
          </w:tcPr>
          <w:p w14:paraId="4AD448EF" w14:textId="392980F8" w:rsidR="006F6E3D" w:rsidRPr="00E9723A" w:rsidDel="0080672F" w:rsidRDefault="006F6E3D" w:rsidP="007B3586">
            <w:pPr>
              <w:spacing w:line="240" w:lineRule="auto"/>
              <w:contextualSpacing w:val="0"/>
              <w:rPr>
                <w:del w:id="369" w:author="Silver, Ian" w:date="2026-02-16T11:30:00Z" w16du:dateUtc="2026-02-16T16:30:00Z"/>
                <w:rFonts w:eastAsia="Times New Roman" w:cs="Times New Roman"/>
                <w:sz w:val="20"/>
                <w:szCs w:val="20"/>
              </w:rPr>
            </w:pPr>
          </w:p>
        </w:tc>
        <w:tc>
          <w:tcPr>
            <w:tcW w:w="752" w:type="pct"/>
            <w:tcBorders>
              <w:top w:val="nil"/>
              <w:left w:val="nil"/>
              <w:bottom w:val="nil"/>
              <w:right w:val="nil"/>
            </w:tcBorders>
            <w:noWrap/>
            <w:vAlign w:val="bottom"/>
            <w:hideMark/>
            <w:tcPrChange w:id="370" w:author="Silver, Ian" w:date="2026-02-16T11:31:00Z" w16du:dateUtc="2026-02-16T16:31:00Z">
              <w:tcPr>
                <w:tcW w:w="754" w:type="pct"/>
                <w:gridSpan w:val="2"/>
                <w:tcBorders>
                  <w:top w:val="nil"/>
                  <w:left w:val="nil"/>
                  <w:bottom w:val="nil"/>
                  <w:right w:val="nil"/>
                </w:tcBorders>
                <w:noWrap/>
                <w:vAlign w:val="bottom"/>
                <w:hideMark/>
              </w:tcPr>
            </w:tcPrChange>
          </w:tcPr>
          <w:p w14:paraId="4CFECA45" w14:textId="0845709B" w:rsidR="006F6E3D" w:rsidRPr="00E9723A" w:rsidDel="0080672F" w:rsidRDefault="006F6E3D" w:rsidP="007B3586">
            <w:pPr>
              <w:spacing w:line="240" w:lineRule="auto"/>
              <w:contextualSpacing w:val="0"/>
              <w:rPr>
                <w:del w:id="371" w:author="Silver, Ian" w:date="2026-02-16T11:30:00Z" w16du:dateUtc="2026-02-16T16:30:00Z"/>
                <w:rFonts w:eastAsia="Times New Roman" w:cs="Times New Roman"/>
                <w:sz w:val="20"/>
                <w:szCs w:val="20"/>
              </w:rPr>
            </w:pPr>
          </w:p>
        </w:tc>
        <w:tc>
          <w:tcPr>
            <w:tcW w:w="156" w:type="pct"/>
            <w:tcBorders>
              <w:top w:val="nil"/>
              <w:left w:val="nil"/>
              <w:bottom w:val="nil"/>
              <w:right w:val="nil"/>
            </w:tcBorders>
            <w:noWrap/>
            <w:vAlign w:val="bottom"/>
            <w:hideMark/>
            <w:tcPrChange w:id="372" w:author="Silver, Ian" w:date="2026-02-16T11:31:00Z" w16du:dateUtc="2026-02-16T16:31:00Z">
              <w:tcPr>
                <w:tcW w:w="754" w:type="pct"/>
                <w:tcBorders>
                  <w:top w:val="nil"/>
                  <w:left w:val="nil"/>
                  <w:bottom w:val="nil"/>
                  <w:right w:val="nil"/>
                </w:tcBorders>
                <w:noWrap/>
                <w:vAlign w:val="bottom"/>
                <w:hideMark/>
              </w:tcPr>
            </w:tcPrChange>
          </w:tcPr>
          <w:p w14:paraId="65A2A3EA" w14:textId="6AFD9ADC" w:rsidR="006F6E3D" w:rsidRPr="00E9723A" w:rsidDel="0080672F" w:rsidRDefault="006F6E3D" w:rsidP="007B3586">
            <w:pPr>
              <w:spacing w:line="240" w:lineRule="auto"/>
              <w:contextualSpacing w:val="0"/>
              <w:rPr>
                <w:del w:id="373" w:author="Silver, Ian" w:date="2026-02-16T11:30:00Z" w16du:dateUtc="2026-02-16T16:30:00Z"/>
                <w:rFonts w:eastAsia="Times New Roman" w:cs="Times New Roman"/>
                <w:sz w:val="20"/>
                <w:szCs w:val="20"/>
              </w:rPr>
            </w:pPr>
          </w:p>
        </w:tc>
      </w:tr>
      <w:tr w:rsidR="006F6E3D" w:rsidRPr="00E9723A" w:rsidDel="0080672F" w14:paraId="068507DB" w14:textId="760BF29B" w:rsidTr="0080672F">
        <w:trPr>
          <w:trHeight w:val="144"/>
          <w:del w:id="374" w:author="Silver, Ian" w:date="2026-02-16T11:30:00Z"/>
          <w:trPrChange w:id="375"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376" w:author="Silver, Ian" w:date="2026-02-16T11:31:00Z" w16du:dateUtc="2026-02-16T16:31:00Z">
              <w:tcPr>
                <w:tcW w:w="2584" w:type="pct"/>
                <w:tcBorders>
                  <w:top w:val="nil"/>
                  <w:left w:val="nil"/>
                  <w:bottom w:val="nil"/>
                  <w:right w:val="nil"/>
                </w:tcBorders>
                <w:noWrap/>
                <w:vAlign w:val="bottom"/>
                <w:hideMark/>
              </w:tcPr>
            </w:tcPrChange>
          </w:tcPr>
          <w:p w14:paraId="14771237" w14:textId="65439971" w:rsidR="006F6E3D" w:rsidRPr="00E9723A" w:rsidDel="0080672F" w:rsidRDefault="006F6E3D" w:rsidP="007B3586">
            <w:pPr>
              <w:spacing w:line="240" w:lineRule="auto"/>
              <w:ind w:firstLineChars="100" w:firstLine="220"/>
              <w:contextualSpacing w:val="0"/>
              <w:rPr>
                <w:del w:id="377" w:author="Silver, Ian" w:date="2026-02-16T11:30:00Z" w16du:dateUtc="2026-02-16T16:30:00Z"/>
                <w:rFonts w:eastAsia="Times New Roman" w:cs="Times New Roman"/>
                <w:color w:val="000000"/>
                <w:sz w:val="22"/>
                <w:szCs w:val="22"/>
              </w:rPr>
            </w:pPr>
            <w:del w:id="378" w:author="Silver, Ian" w:date="2026-02-16T11:30:00Z" w16du:dateUtc="2026-02-16T16:30:00Z">
              <w:r w:rsidRPr="00E9723A" w:rsidDel="0080672F">
                <w:rPr>
                  <w:rFonts w:eastAsia="Times New Roman" w:cs="Times New Roman"/>
                  <w:color w:val="000000"/>
                  <w:sz w:val="22"/>
                  <w:szCs w:val="22"/>
                </w:rPr>
                <w:delText>No Health Insurance (2003-2021)</w:delText>
              </w:r>
            </w:del>
          </w:p>
        </w:tc>
        <w:tc>
          <w:tcPr>
            <w:tcW w:w="755" w:type="pct"/>
            <w:tcBorders>
              <w:top w:val="nil"/>
              <w:left w:val="nil"/>
              <w:bottom w:val="nil"/>
              <w:right w:val="nil"/>
            </w:tcBorders>
            <w:noWrap/>
            <w:vAlign w:val="bottom"/>
            <w:hideMark/>
            <w:tcPrChange w:id="379" w:author="Silver, Ian" w:date="2026-02-16T11:31:00Z" w16du:dateUtc="2026-02-16T16:31:00Z">
              <w:tcPr>
                <w:tcW w:w="754" w:type="pct"/>
                <w:tcBorders>
                  <w:top w:val="nil"/>
                  <w:left w:val="nil"/>
                  <w:bottom w:val="nil"/>
                  <w:right w:val="nil"/>
                </w:tcBorders>
                <w:noWrap/>
                <w:vAlign w:val="bottom"/>
                <w:hideMark/>
              </w:tcPr>
            </w:tcPrChange>
          </w:tcPr>
          <w:p w14:paraId="37027829" w14:textId="773C25FF" w:rsidR="006F6E3D" w:rsidRPr="00E9723A" w:rsidDel="0080672F" w:rsidRDefault="006F6E3D" w:rsidP="007B3586">
            <w:pPr>
              <w:spacing w:line="240" w:lineRule="auto"/>
              <w:contextualSpacing w:val="0"/>
              <w:jc w:val="center"/>
              <w:rPr>
                <w:del w:id="380" w:author="Silver, Ian" w:date="2026-02-16T11:30:00Z" w16du:dateUtc="2026-02-16T16:30:00Z"/>
                <w:rFonts w:eastAsia="Times New Roman" w:cs="Times New Roman"/>
                <w:color w:val="000000"/>
                <w:sz w:val="22"/>
                <w:szCs w:val="22"/>
              </w:rPr>
            </w:pPr>
            <w:del w:id="381" w:author="Silver, Ian" w:date="2026-02-16T11:30:00Z" w16du:dateUtc="2026-02-16T16:30:00Z">
              <w:r w:rsidDel="0080672F">
                <w:rPr>
                  <w:color w:val="000000"/>
                  <w:sz w:val="22"/>
                  <w:szCs w:val="22"/>
                </w:rPr>
                <w:delText>0.29</w:delText>
              </w:r>
            </w:del>
          </w:p>
        </w:tc>
        <w:tc>
          <w:tcPr>
            <w:tcW w:w="752" w:type="pct"/>
            <w:tcBorders>
              <w:top w:val="nil"/>
              <w:left w:val="nil"/>
              <w:bottom w:val="nil"/>
              <w:right w:val="nil"/>
            </w:tcBorders>
            <w:noWrap/>
            <w:vAlign w:val="bottom"/>
            <w:hideMark/>
            <w:tcPrChange w:id="382" w:author="Silver, Ian" w:date="2026-02-16T11:31:00Z" w16du:dateUtc="2026-02-16T16:31:00Z">
              <w:tcPr>
                <w:tcW w:w="754" w:type="pct"/>
                <w:tcBorders>
                  <w:top w:val="nil"/>
                  <w:left w:val="nil"/>
                  <w:bottom w:val="nil"/>
                  <w:right w:val="nil"/>
                </w:tcBorders>
                <w:noWrap/>
                <w:vAlign w:val="bottom"/>
                <w:hideMark/>
              </w:tcPr>
            </w:tcPrChange>
          </w:tcPr>
          <w:p w14:paraId="74C88EDD" w14:textId="38BFE48F" w:rsidR="006F6E3D" w:rsidRPr="00E9723A" w:rsidDel="0080672F" w:rsidRDefault="006F6E3D" w:rsidP="007B3586">
            <w:pPr>
              <w:spacing w:line="240" w:lineRule="auto"/>
              <w:contextualSpacing w:val="0"/>
              <w:jc w:val="center"/>
              <w:rPr>
                <w:del w:id="383" w:author="Silver, Ian" w:date="2026-02-16T11:30:00Z" w16du:dateUtc="2026-02-16T16:30:00Z"/>
                <w:rFonts w:eastAsia="Times New Roman" w:cs="Times New Roman"/>
                <w:color w:val="000000"/>
                <w:sz w:val="22"/>
                <w:szCs w:val="22"/>
              </w:rPr>
            </w:pPr>
            <w:del w:id="384" w:author="Silver, Ian" w:date="2026-02-16T11:30:00Z" w16du:dateUtc="2026-02-16T16:30:00Z">
              <w:r w:rsidDel="0080672F">
                <w:rPr>
                  <w:color w:val="000000"/>
                  <w:sz w:val="22"/>
                  <w:szCs w:val="22"/>
                </w:rPr>
                <w:delText>--</w:delText>
              </w:r>
            </w:del>
          </w:p>
        </w:tc>
        <w:tc>
          <w:tcPr>
            <w:tcW w:w="752" w:type="pct"/>
            <w:tcBorders>
              <w:top w:val="nil"/>
              <w:left w:val="nil"/>
              <w:bottom w:val="nil"/>
              <w:right w:val="nil"/>
            </w:tcBorders>
            <w:noWrap/>
            <w:vAlign w:val="bottom"/>
            <w:hideMark/>
            <w:tcPrChange w:id="385" w:author="Silver, Ian" w:date="2026-02-16T11:31:00Z" w16du:dateUtc="2026-02-16T16:31:00Z">
              <w:tcPr>
                <w:tcW w:w="754" w:type="pct"/>
                <w:gridSpan w:val="2"/>
                <w:tcBorders>
                  <w:top w:val="nil"/>
                  <w:left w:val="nil"/>
                  <w:bottom w:val="nil"/>
                  <w:right w:val="nil"/>
                </w:tcBorders>
                <w:noWrap/>
                <w:vAlign w:val="bottom"/>
                <w:hideMark/>
              </w:tcPr>
            </w:tcPrChange>
          </w:tcPr>
          <w:p w14:paraId="4D1DA98C" w14:textId="610D5E3D" w:rsidR="006F6E3D" w:rsidRPr="00E9723A" w:rsidDel="0080672F" w:rsidRDefault="006F6E3D" w:rsidP="007B3586">
            <w:pPr>
              <w:spacing w:line="240" w:lineRule="auto"/>
              <w:contextualSpacing w:val="0"/>
              <w:jc w:val="center"/>
              <w:rPr>
                <w:del w:id="386" w:author="Silver, Ian" w:date="2026-02-16T11:30:00Z" w16du:dateUtc="2026-02-16T16:30:00Z"/>
                <w:rFonts w:eastAsia="Times New Roman" w:cs="Times New Roman"/>
                <w:color w:val="000000"/>
                <w:sz w:val="22"/>
                <w:szCs w:val="22"/>
              </w:rPr>
            </w:pPr>
            <w:del w:id="387" w:author="Silver, Ian" w:date="2026-02-16T11:30:00Z" w16du:dateUtc="2026-02-16T16:30:00Z">
              <w:r w:rsidDel="0080672F">
                <w:rPr>
                  <w:color w:val="000000"/>
                  <w:sz w:val="22"/>
                  <w:szCs w:val="22"/>
                </w:rPr>
                <w:delText>0</w:delText>
              </w:r>
            </w:del>
          </w:p>
        </w:tc>
        <w:tc>
          <w:tcPr>
            <w:tcW w:w="156" w:type="pct"/>
            <w:tcBorders>
              <w:top w:val="nil"/>
              <w:left w:val="nil"/>
              <w:bottom w:val="nil"/>
              <w:right w:val="nil"/>
            </w:tcBorders>
            <w:noWrap/>
            <w:vAlign w:val="bottom"/>
            <w:hideMark/>
            <w:tcPrChange w:id="388" w:author="Silver, Ian" w:date="2026-02-16T11:31:00Z" w16du:dateUtc="2026-02-16T16:31:00Z">
              <w:tcPr>
                <w:tcW w:w="754" w:type="pct"/>
                <w:tcBorders>
                  <w:top w:val="nil"/>
                  <w:left w:val="nil"/>
                  <w:bottom w:val="nil"/>
                  <w:right w:val="nil"/>
                </w:tcBorders>
                <w:noWrap/>
                <w:vAlign w:val="bottom"/>
                <w:hideMark/>
              </w:tcPr>
            </w:tcPrChange>
          </w:tcPr>
          <w:p w14:paraId="05FE440B" w14:textId="6A1300A0" w:rsidR="006F6E3D" w:rsidRPr="00E9723A" w:rsidDel="0080672F" w:rsidRDefault="006F6E3D" w:rsidP="007B3586">
            <w:pPr>
              <w:spacing w:line="240" w:lineRule="auto"/>
              <w:contextualSpacing w:val="0"/>
              <w:jc w:val="center"/>
              <w:rPr>
                <w:del w:id="389" w:author="Silver, Ian" w:date="2026-02-16T11:30:00Z" w16du:dateUtc="2026-02-16T16:30:00Z"/>
                <w:rFonts w:eastAsia="Times New Roman" w:cs="Times New Roman"/>
                <w:color w:val="000000"/>
                <w:sz w:val="22"/>
                <w:szCs w:val="22"/>
              </w:rPr>
            </w:pPr>
            <w:del w:id="390" w:author="Silver, Ian" w:date="2026-02-16T11:30:00Z" w16du:dateUtc="2026-02-16T16:30:00Z">
              <w:r w:rsidDel="0080672F">
                <w:rPr>
                  <w:color w:val="000000"/>
                  <w:sz w:val="22"/>
                  <w:szCs w:val="22"/>
                </w:rPr>
                <w:delText>1</w:delText>
              </w:r>
            </w:del>
          </w:p>
        </w:tc>
      </w:tr>
      <w:tr w:rsidR="006F6E3D" w:rsidRPr="00E9723A" w:rsidDel="0080672F" w14:paraId="468C5D7A" w14:textId="5C89BC03" w:rsidTr="0080672F">
        <w:trPr>
          <w:trHeight w:val="144"/>
          <w:del w:id="391" w:author="Silver, Ian" w:date="2026-02-16T11:30:00Z"/>
          <w:trPrChange w:id="392"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393" w:author="Silver, Ian" w:date="2026-02-16T11:31:00Z" w16du:dateUtc="2026-02-16T16:31:00Z">
              <w:tcPr>
                <w:tcW w:w="2584" w:type="pct"/>
                <w:tcBorders>
                  <w:top w:val="nil"/>
                  <w:left w:val="nil"/>
                  <w:bottom w:val="nil"/>
                  <w:right w:val="nil"/>
                </w:tcBorders>
                <w:noWrap/>
                <w:vAlign w:val="bottom"/>
                <w:hideMark/>
              </w:tcPr>
            </w:tcPrChange>
          </w:tcPr>
          <w:p w14:paraId="388B1654" w14:textId="67638229" w:rsidR="006F6E3D" w:rsidRPr="00E9723A" w:rsidDel="0080672F" w:rsidRDefault="006F6E3D" w:rsidP="007B3586">
            <w:pPr>
              <w:spacing w:line="240" w:lineRule="auto"/>
              <w:contextualSpacing w:val="0"/>
              <w:rPr>
                <w:del w:id="394" w:author="Silver, Ian" w:date="2026-02-16T11:30:00Z" w16du:dateUtc="2026-02-16T16:30:00Z"/>
                <w:rFonts w:eastAsia="Times New Roman" w:cs="Times New Roman"/>
                <w:b/>
                <w:bCs/>
                <w:i/>
                <w:iCs/>
                <w:color w:val="000000"/>
                <w:sz w:val="22"/>
                <w:szCs w:val="22"/>
              </w:rPr>
            </w:pPr>
            <w:del w:id="395" w:author="Silver, Ian" w:date="2026-02-16T11:30:00Z" w16du:dateUtc="2026-02-16T16:30:00Z">
              <w:r w:rsidRPr="00E9723A" w:rsidDel="0080672F">
                <w:rPr>
                  <w:rFonts w:eastAsia="Times New Roman" w:cs="Times New Roman"/>
                  <w:b/>
                  <w:bCs/>
                  <w:i/>
                  <w:iCs/>
                  <w:color w:val="000000"/>
                  <w:sz w:val="22"/>
                  <w:szCs w:val="22"/>
                </w:rPr>
                <w:delText>Primary Independent Variables</w:delText>
              </w:r>
            </w:del>
          </w:p>
        </w:tc>
        <w:tc>
          <w:tcPr>
            <w:tcW w:w="755" w:type="pct"/>
            <w:tcBorders>
              <w:top w:val="nil"/>
              <w:left w:val="nil"/>
              <w:bottom w:val="nil"/>
              <w:right w:val="nil"/>
            </w:tcBorders>
            <w:noWrap/>
            <w:vAlign w:val="bottom"/>
            <w:hideMark/>
            <w:tcPrChange w:id="396" w:author="Silver, Ian" w:date="2026-02-16T11:31:00Z" w16du:dateUtc="2026-02-16T16:31:00Z">
              <w:tcPr>
                <w:tcW w:w="754" w:type="pct"/>
                <w:tcBorders>
                  <w:top w:val="nil"/>
                  <w:left w:val="nil"/>
                  <w:bottom w:val="nil"/>
                  <w:right w:val="nil"/>
                </w:tcBorders>
                <w:noWrap/>
                <w:vAlign w:val="bottom"/>
                <w:hideMark/>
              </w:tcPr>
            </w:tcPrChange>
          </w:tcPr>
          <w:p w14:paraId="4AE47014" w14:textId="6F855A39" w:rsidR="006F6E3D" w:rsidRPr="00E9723A" w:rsidDel="0080672F" w:rsidRDefault="006F6E3D" w:rsidP="007B3586">
            <w:pPr>
              <w:spacing w:line="240" w:lineRule="auto"/>
              <w:contextualSpacing w:val="0"/>
              <w:rPr>
                <w:del w:id="397" w:author="Silver, Ian" w:date="2026-02-16T11:30:00Z" w16du:dateUtc="2026-02-16T16:30:00Z"/>
                <w:rFonts w:eastAsia="Times New Roman" w:cs="Times New Roman"/>
                <w:b/>
                <w:bCs/>
                <w:i/>
                <w:iCs/>
                <w:color w:val="000000"/>
                <w:sz w:val="22"/>
                <w:szCs w:val="22"/>
              </w:rPr>
            </w:pPr>
          </w:p>
        </w:tc>
        <w:tc>
          <w:tcPr>
            <w:tcW w:w="752" w:type="pct"/>
            <w:tcBorders>
              <w:top w:val="nil"/>
              <w:left w:val="nil"/>
              <w:bottom w:val="nil"/>
              <w:right w:val="nil"/>
            </w:tcBorders>
            <w:noWrap/>
            <w:vAlign w:val="bottom"/>
            <w:hideMark/>
            <w:tcPrChange w:id="398" w:author="Silver, Ian" w:date="2026-02-16T11:31:00Z" w16du:dateUtc="2026-02-16T16:31:00Z">
              <w:tcPr>
                <w:tcW w:w="754" w:type="pct"/>
                <w:tcBorders>
                  <w:top w:val="nil"/>
                  <w:left w:val="nil"/>
                  <w:bottom w:val="nil"/>
                  <w:right w:val="nil"/>
                </w:tcBorders>
                <w:noWrap/>
                <w:vAlign w:val="bottom"/>
                <w:hideMark/>
              </w:tcPr>
            </w:tcPrChange>
          </w:tcPr>
          <w:p w14:paraId="38AC87C2" w14:textId="69E33C28" w:rsidR="006F6E3D" w:rsidRPr="00E9723A" w:rsidDel="0080672F" w:rsidRDefault="006F6E3D" w:rsidP="007B3586">
            <w:pPr>
              <w:spacing w:line="240" w:lineRule="auto"/>
              <w:contextualSpacing w:val="0"/>
              <w:jc w:val="center"/>
              <w:rPr>
                <w:del w:id="399" w:author="Silver, Ian" w:date="2026-02-16T11:30:00Z" w16du:dateUtc="2026-02-16T16:30:00Z"/>
                <w:rFonts w:eastAsia="Times New Roman" w:cs="Times New Roman"/>
                <w:sz w:val="20"/>
                <w:szCs w:val="20"/>
              </w:rPr>
            </w:pPr>
          </w:p>
        </w:tc>
        <w:tc>
          <w:tcPr>
            <w:tcW w:w="752" w:type="pct"/>
            <w:tcBorders>
              <w:top w:val="nil"/>
              <w:left w:val="nil"/>
              <w:bottom w:val="nil"/>
              <w:right w:val="nil"/>
            </w:tcBorders>
            <w:noWrap/>
            <w:vAlign w:val="bottom"/>
            <w:hideMark/>
            <w:tcPrChange w:id="400" w:author="Silver, Ian" w:date="2026-02-16T11:31:00Z" w16du:dateUtc="2026-02-16T16:31:00Z">
              <w:tcPr>
                <w:tcW w:w="754" w:type="pct"/>
                <w:gridSpan w:val="2"/>
                <w:tcBorders>
                  <w:top w:val="nil"/>
                  <w:left w:val="nil"/>
                  <w:bottom w:val="nil"/>
                  <w:right w:val="nil"/>
                </w:tcBorders>
                <w:noWrap/>
                <w:vAlign w:val="bottom"/>
                <w:hideMark/>
              </w:tcPr>
            </w:tcPrChange>
          </w:tcPr>
          <w:p w14:paraId="4DE0E4CF" w14:textId="4D87C9AF" w:rsidR="006F6E3D" w:rsidRPr="00E9723A" w:rsidDel="0080672F" w:rsidRDefault="006F6E3D" w:rsidP="007B3586">
            <w:pPr>
              <w:spacing w:line="240" w:lineRule="auto"/>
              <w:contextualSpacing w:val="0"/>
              <w:jc w:val="center"/>
              <w:rPr>
                <w:del w:id="401" w:author="Silver, Ian" w:date="2026-02-16T11:30:00Z" w16du:dateUtc="2026-02-16T16:30:00Z"/>
                <w:rFonts w:eastAsia="Times New Roman" w:cs="Times New Roman"/>
                <w:sz w:val="20"/>
                <w:szCs w:val="20"/>
              </w:rPr>
            </w:pPr>
          </w:p>
        </w:tc>
        <w:tc>
          <w:tcPr>
            <w:tcW w:w="156" w:type="pct"/>
            <w:tcBorders>
              <w:top w:val="nil"/>
              <w:left w:val="nil"/>
              <w:bottom w:val="nil"/>
              <w:right w:val="nil"/>
            </w:tcBorders>
            <w:noWrap/>
            <w:vAlign w:val="bottom"/>
            <w:hideMark/>
            <w:tcPrChange w:id="402" w:author="Silver, Ian" w:date="2026-02-16T11:31:00Z" w16du:dateUtc="2026-02-16T16:31:00Z">
              <w:tcPr>
                <w:tcW w:w="754" w:type="pct"/>
                <w:tcBorders>
                  <w:top w:val="nil"/>
                  <w:left w:val="nil"/>
                  <w:bottom w:val="nil"/>
                  <w:right w:val="nil"/>
                </w:tcBorders>
                <w:noWrap/>
                <w:vAlign w:val="bottom"/>
                <w:hideMark/>
              </w:tcPr>
            </w:tcPrChange>
          </w:tcPr>
          <w:p w14:paraId="47B6B00A" w14:textId="6D5121C7" w:rsidR="006F6E3D" w:rsidRPr="00E9723A" w:rsidDel="0080672F" w:rsidRDefault="006F6E3D" w:rsidP="007B3586">
            <w:pPr>
              <w:spacing w:line="240" w:lineRule="auto"/>
              <w:contextualSpacing w:val="0"/>
              <w:jc w:val="center"/>
              <w:rPr>
                <w:del w:id="403" w:author="Silver, Ian" w:date="2026-02-16T11:30:00Z" w16du:dateUtc="2026-02-16T16:30:00Z"/>
                <w:rFonts w:eastAsia="Times New Roman" w:cs="Times New Roman"/>
                <w:sz w:val="20"/>
                <w:szCs w:val="20"/>
              </w:rPr>
            </w:pPr>
          </w:p>
        </w:tc>
      </w:tr>
      <w:tr w:rsidR="006F6E3D" w:rsidRPr="00E9723A" w:rsidDel="0080672F" w14:paraId="70033810" w14:textId="024CF38A" w:rsidTr="0080672F">
        <w:trPr>
          <w:trHeight w:val="144"/>
          <w:del w:id="404" w:author="Silver, Ian" w:date="2026-02-16T11:30:00Z"/>
          <w:trPrChange w:id="405"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406" w:author="Silver, Ian" w:date="2026-02-16T11:31:00Z" w16du:dateUtc="2026-02-16T16:31:00Z">
              <w:tcPr>
                <w:tcW w:w="2584" w:type="pct"/>
                <w:tcBorders>
                  <w:top w:val="nil"/>
                  <w:left w:val="nil"/>
                  <w:bottom w:val="nil"/>
                  <w:right w:val="nil"/>
                </w:tcBorders>
                <w:noWrap/>
                <w:vAlign w:val="bottom"/>
                <w:hideMark/>
              </w:tcPr>
            </w:tcPrChange>
          </w:tcPr>
          <w:p w14:paraId="11EAF61A" w14:textId="07798EE4" w:rsidR="006F6E3D" w:rsidRPr="00E9723A" w:rsidDel="0080672F" w:rsidRDefault="006F6E3D" w:rsidP="007B3586">
            <w:pPr>
              <w:spacing w:line="240" w:lineRule="auto"/>
              <w:ind w:firstLineChars="100" w:firstLine="220"/>
              <w:contextualSpacing w:val="0"/>
              <w:rPr>
                <w:del w:id="407" w:author="Silver, Ian" w:date="2026-02-16T11:30:00Z" w16du:dateUtc="2026-02-16T16:30:00Z"/>
                <w:rFonts w:eastAsia="Times New Roman" w:cs="Times New Roman"/>
                <w:color w:val="000000"/>
                <w:sz w:val="22"/>
                <w:szCs w:val="22"/>
              </w:rPr>
            </w:pPr>
            <w:del w:id="408" w:author="Silver, Ian" w:date="2026-02-16T11:30:00Z" w16du:dateUtc="2026-02-16T16:30:00Z">
              <w:r w:rsidRPr="00E9723A" w:rsidDel="0080672F">
                <w:rPr>
                  <w:rFonts w:eastAsia="Times New Roman" w:cs="Times New Roman"/>
                  <w:color w:val="000000"/>
                  <w:sz w:val="22"/>
                  <w:szCs w:val="22"/>
                </w:rPr>
                <w:delText>No CLS Contact Before 18</w:delText>
              </w:r>
            </w:del>
          </w:p>
        </w:tc>
        <w:tc>
          <w:tcPr>
            <w:tcW w:w="755" w:type="pct"/>
            <w:tcBorders>
              <w:top w:val="nil"/>
              <w:left w:val="nil"/>
              <w:bottom w:val="nil"/>
              <w:right w:val="nil"/>
            </w:tcBorders>
            <w:noWrap/>
            <w:vAlign w:val="bottom"/>
            <w:hideMark/>
            <w:tcPrChange w:id="409" w:author="Silver, Ian" w:date="2026-02-16T11:31:00Z" w16du:dateUtc="2026-02-16T16:31:00Z">
              <w:tcPr>
                <w:tcW w:w="754" w:type="pct"/>
                <w:tcBorders>
                  <w:top w:val="nil"/>
                  <w:left w:val="nil"/>
                  <w:bottom w:val="nil"/>
                  <w:right w:val="nil"/>
                </w:tcBorders>
                <w:noWrap/>
                <w:vAlign w:val="bottom"/>
                <w:hideMark/>
              </w:tcPr>
            </w:tcPrChange>
          </w:tcPr>
          <w:p w14:paraId="7DF002AE" w14:textId="7EA462A4" w:rsidR="006F6E3D" w:rsidRPr="00E9723A" w:rsidDel="0080672F" w:rsidRDefault="006F6E3D" w:rsidP="007B3586">
            <w:pPr>
              <w:spacing w:line="240" w:lineRule="auto"/>
              <w:contextualSpacing w:val="0"/>
              <w:jc w:val="center"/>
              <w:rPr>
                <w:del w:id="410" w:author="Silver, Ian" w:date="2026-02-16T11:30:00Z" w16du:dateUtc="2026-02-16T16:30:00Z"/>
                <w:rFonts w:eastAsia="Times New Roman" w:cs="Times New Roman"/>
                <w:color w:val="000000"/>
                <w:sz w:val="22"/>
                <w:szCs w:val="22"/>
              </w:rPr>
            </w:pPr>
            <w:del w:id="411" w:author="Silver, Ian" w:date="2026-02-16T11:30:00Z" w16du:dateUtc="2026-02-16T16:30:00Z">
              <w:r w:rsidDel="0080672F">
                <w:rPr>
                  <w:color w:val="000000"/>
                  <w:sz w:val="22"/>
                  <w:szCs w:val="22"/>
                </w:rPr>
                <w:delText>0.82</w:delText>
              </w:r>
            </w:del>
          </w:p>
        </w:tc>
        <w:tc>
          <w:tcPr>
            <w:tcW w:w="752" w:type="pct"/>
            <w:tcBorders>
              <w:top w:val="nil"/>
              <w:left w:val="nil"/>
              <w:bottom w:val="nil"/>
              <w:right w:val="nil"/>
            </w:tcBorders>
            <w:noWrap/>
            <w:vAlign w:val="bottom"/>
            <w:hideMark/>
            <w:tcPrChange w:id="412" w:author="Silver, Ian" w:date="2026-02-16T11:31:00Z" w16du:dateUtc="2026-02-16T16:31:00Z">
              <w:tcPr>
                <w:tcW w:w="754" w:type="pct"/>
                <w:tcBorders>
                  <w:top w:val="nil"/>
                  <w:left w:val="nil"/>
                  <w:bottom w:val="nil"/>
                  <w:right w:val="nil"/>
                </w:tcBorders>
                <w:noWrap/>
                <w:vAlign w:val="bottom"/>
                <w:hideMark/>
              </w:tcPr>
            </w:tcPrChange>
          </w:tcPr>
          <w:p w14:paraId="7BA3D919" w14:textId="762D9678" w:rsidR="006F6E3D" w:rsidRPr="00E9723A" w:rsidDel="0080672F" w:rsidRDefault="006F6E3D" w:rsidP="007B3586">
            <w:pPr>
              <w:spacing w:line="240" w:lineRule="auto"/>
              <w:contextualSpacing w:val="0"/>
              <w:jc w:val="center"/>
              <w:rPr>
                <w:del w:id="413" w:author="Silver, Ian" w:date="2026-02-16T11:30:00Z" w16du:dateUtc="2026-02-16T16:30:00Z"/>
                <w:rFonts w:eastAsia="Times New Roman" w:cs="Times New Roman"/>
                <w:color w:val="000000"/>
                <w:sz w:val="22"/>
                <w:szCs w:val="22"/>
              </w:rPr>
            </w:pPr>
            <w:del w:id="414" w:author="Silver, Ian" w:date="2026-02-16T11:30:00Z" w16du:dateUtc="2026-02-16T16:30:00Z">
              <w:r w:rsidDel="0080672F">
                <w:rPr>
                  <w:color w:val="000000"/>
                  <w:sz w:val="22"/>
                  <w:szCs w:val="22"/>
                </w:rPr>
                <w:delText>--</w:delText>
              </w:r>
            </w:del>
          </w:p>
        </w:tc>
        <w:tc>
          <w:tcPr>
            <w:tcW w:w="752" w:type="pct"/>
            <w:tcBorders>
              <w:top w:val="nil"/>
              <w:left w:val="nil"/>
              <w:bottom w:val="nil"/>
              <w:right w:val="nil"/>
            </w:tcBorders>
            <w:noWrap/>
            <w:vAlign w:val="bottom"/>
            <w:hideMark/>
            <w:tcPrChange w:id="415" w:author="Silver, Ian" w:date="2026-02-16T11:31:00Z" w16du:dateUtc="2026-02-16T16:31:00Z">
              <w:tcPr>
                <w:tcW w:w="754" w:type="pct"/>
                <w:gridSpan w:val="2"/>
                <w:tcBorders>
                  <w:top w:val="nil"/>
                  <w:left w:val="nil"/>
                  <w:bottom w:val="nil"/>
                  <w:right w:val="nil"/>
                </w:tcBorders>
                <w:noWrap/>
                <w:vAlign w:val="bottom"/>
                <w:hideMark/>
              </w:tcPr>
            </w:tcPrChange>
          </w:tcPr>
          <w:p w14:paraId="57CC9914" w14:textId="66ED1ED2" w:rsidR="006F6E3D" w:rsidRPr="00E9723A" w:rsidDel="0080672F" w:rsidRDefault="006F6E3D" w:rsidP="007B3586">
            <w:pPr>
              <w:spacing w:line="240" w:lineRule="auto"/>
              <w:contextualSpacing w:val="0"/>
              <w:jc w:val="center"/>
              <w:rPr>
                <w:del w:id="416" w:author="Silver, Ian" w:date="2026-02-16T11:30:00Z" w16du:dateUtc="2026-02-16T16:30:00Z"/>
                <w:rFonts w:eastAsia="Times New Roman" w:cs="Times New Roman"/>
                <w:color w:val="000000"/>
                <w:sz w:val="22"/>
                <w:szCs w:val="22"/>
              </w:rPr>
            </w:pPr>
            <w:del w:id="417" w:author="Silver, Ian" w:date="2026-02-16T11:30:00Z" w16du:dateUtc="2026-02-16T16:30:00Z">
              <w:r w:rsidDel="0080672F">
                <w:rPr>
                  <w:color w:val="000000"/>
                  <w:sz w:val="22"/>
                  <w:szCs w:val="22"/>
                </w:rPr>
                <w:delText>0</w:delText>
              </w:r>
            </w:del>
          </w:p>
        </w:tc>
        <w:tc>
          <w:tcPr>
            <w:tcW w:w="156" w:type="pct"/>
            <w:tcBorders>
              <w:top w:val="nil"/>
              <w:left w:val="nil"/>
              <w:bottom w:val="nil"/>
              <w:right w:val="nil"/>
            </w:tcBorders>
            <w:noWrap/>
            <w:vAlign w:val="bottom"/>
            <w:hideMark/>
            <w:tcPrChange w:id="418" w:author="Silver, Ian" w:date="2026-02-16T11:31:00Z" w16du:dateUtc="2026-02-16T16:31:00Z">
              <w:tcPr>
                <w:tcW w:w="754" w:type="pct"/>
                <w:tcBorders>
                  <w:top w:val="nil"/>
                  <w:left w:val="nil"/>
                  <w:bottom w:val="nil"/>
                  <w:right w:val="nil"/>
                </w:tcBorders>
                <w:noWrap/>
                <w:vAlign w:val="bottom"/>
                <w:hideMark/>
              </w:tcPr>
            </w:tcPrChange>
          </w:tcPr>
          <w:p w14:paraId="5F197DFD" w14:textId="546A04F4" w:rsidR="006F6E3D" w:rsidRPr="00E9723A" w:rsidDel="0080672F" w:rsidRDefault="006F6E3D" w:rsidP="007B3586">
            <w:pPr>
              <w:spacing w:line="240" w:lineRule="auto"/>
              <w:contextualSpacing w:val="0"/>
              <w:jc w:val="center"/>
              <w:rPr>
                <w:del w:id="419" w:author="Silver, Ian" w:date="2026-02-16T11:30:00Z" w16du:dateUtc="2026-02-16T16:30:00Z"/>
                <w:rFonts w:eastAsia="Times New Roman" w:cs="Times New Roman"/>
                <w:color w:val="000000"/>
                <w:sz w:val="22"/>
                <w:szCs w:val="22"/>
              </w:rPr>
            </w:pPr>
            <w:del w:id="420" w:author="Silver, Ian" w:date="2026-02-16T11:30:00Z" w16du:dateUtc="2026-02-16T16:30:00Z">
              <w:r w:rsidDel="0080672F">
                <w:rPr>
                  <w:color w:val="000000"/>
                  <w:sz w:val="22"/>
                  <w:szCs w:val="22"/>
                </w:rPr>
                <w:delText>1</w:delText>
              </w:r>
            </w:del>
          </w:p>
        </w:tc>
      </w:tr>
      <w:tr w:rsidR="006F6E3D" w:rsidRPr="00E9723A" w:rsidDel="0080672F" w14:paraId="101C95B1" w14:textId="45FCB16C" w:rsidTr="0080672F">
        <w:trPr>
          <w:trHeight w:val="144"/>
          <w:del w:id="421" w:author="Silver, Ian" w:date="2026-02-16T11:30:00Z"/>
          <w:trPrChange w:id="422"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423" w:author="Silver, Ian" w:date="2026-02-16T11:31:00Z" w16du:dateUtc="2026-02-16T16:31:00Z">
              <w:tcPr>
                <w:tcW w:w="2584" w:type="pct"/>
                <w:tcBorders>
                  <w:top w:val="nil"/>
                  <w:left w:val="nil"/>
                  <w:bottom w:val="nil"/>
                  <w:right w:val="nil"/>
                </w:tcBorders>
                <w:noWrap/>
                <w:vAlign w:val="bottom"/>
                <w:hideMark/>
              </w:tcPr>
            </w:tcPrChange>
          </w:tcPr>
          <w:p w14:paraId="468A9FE5" w14:textId="547F45BA" w:rsidR="006F6E3D" w:rsidRPr="00E9723A" w:rsidDel="0080672F" w:rsidRDefault="006F6E3D" w:rsidP="007B3586">
            <w:pPr>
              <w:spacing w:line="240" w:lineRule="auto"/>
              <w:ind w:firstLineChars="100" w:firstLine="220"/>
              <w:contextualSpacing w:val="0"/>
              <w:rPr>
                <w:del w:id="424" w:author="Silver, Ian" w:date="2026-02-16T11:30:00Z" w16du:dateUtc="2026-02-16T16:30:00Z"/>
                <w:rFonts w:eastAsia="Times New Roman" w:cs="Times New Roman"/>
                <w:color w:val="000000"/>
                <w:sz w:val="22"/>
                <w:szCs w:val="22"/>
              </w:rPr>
            </w:pPr>
            <w:del w:id="425" w:author="Silver, Ian" w:date="2026-02-16T11:30:00Z" w16du:dateUtc="2026-02-16T16:30:00Z">
              <w:r w:rsidRPr="00E9723A" w:rsidDel="0080672F">
                <w:rPr>
                  <w:rFonts w:eastAsia="Times New Roman" w:cs="Times New Roman"/>
                  <w:color w:val="000000"/>
                  <w:sz w:val="22"/>
                  <w:szCs w:val="22"/>
                </w:rPr>
                <w:delText>Arrested Before 18</w:delText>
              </w:r>
            </w:del>
          </w:p>
        </w:tc>
        <w:tc>
          <w:tcPr>
            <w:tcW w:w="755" w:type="pct"/>
            <w:tcBorders>
              <w:top w:val="nil"/>
              <w:left w:val="nil"/>
              <w:bottom w:val="nil"/>
              <w:right w:val="nil"/>
            </w:tcBorders>
            <w:noWrap/>
            <w:vAlign w:val="bottom"/>
            <w:hideMark/>
            <w:tcPrChange w:id="426" w:author="Silver, Ian" w:date="2026-02-16T11:31:00Z" w16du:dateUtc="2026-02-16T16:31:00Z">
              <w:tcPr>
                <w:tcW w:w="754" w:type="pct"/>
                <w:tcBorders>
                  <w:top w:val="nil"/>
                  <w:left w:val="nil"/>
                  <w:bottom w:val="nil"/>
                  <w:right w:val="nil"/>
                </w:tcBorders>
                <w:noWrap/>
                <w:vAlign w:val="bottom"/>
                <w:hideMark/>
              </w:tcPr>
            </w:tcPrChange>
          </w:tcPr>
          <w:p w14:paraId="4F24E530" w14:textId="4D784D1A" w:rsidR="006F6E3D" w:rsidRPr="00E9723A" w:rsidDel="0080672F" w:rsidRDefault="006F6E3D" w:rsidP="007B3586">
            <w:pPr>
              <w:spacing w:line="240" w:lineRule="auto"/>
              <w:contextualSpacing w:val="0"/>
              <w:jc w:val="center"/>
              <w:rPr>
                <w:del w:id="427" w:author="Silver, Ian" w:date="2026-02-16T11:30:00Z" w16du:dateUtc="2026-02-16T16:30:00Z"/>
                <w:rFonts w:eastAsia="Times New Roman" w:cs="Times New Roman"/>
                <w:color w:val="000000"/>
                <w:sz w:val="22"/>
                <w:szCs w:val="22"/>
              </w:rPr>
            </w:pPr>
            <w:del w:id="428" w:author="Silver, Ian" w:date="2026-02-16T11:30:00Z" w16du:dateUtc="2026-02-16T16:30:00Z">
              <w:r w:rsidDel="0080672F">
                <w:rPr>
                  <w:color w:val="000000"/>
                  <w:sz w:val="22"/>
                  <w:szCs w:val="22"/>
                </w:rPr>
                <w:delText>0.15</w:delText>
              </w:r>
            </w:del>
          </w:p>
        </w:tc>
        <w:tc>
          <w:tcPr>
            <w:tcW w:w="752" w:type="pct"/>
            <w:tcBorders>
              <w:top w:val="nil"/>
              <w:left w:val="nil"/>
              <w:bottom w:val="nil"/>
              <w:right w:val="nil"/>
            </w:tcBorders>
            <w:noWrap/>
            <w:vAlign w:val="bottom"/>
            <w:hideMark/>
            <w:tcPrChange w:id="429" w:author="Silver, Ian" w:date="2026-02-16T11:31:00Z" w16du:dateUtc="2026-02-16T16:31:00Z">
              <w:tcPr>
                <w:tcW w:w="754" w:type="pct"/>
                <w:tcBorders>
                  <w:top w:val="nil"/>
                  <w:left w:val="nil"/>
                  <w:bottom w:val="nil"/>
                  <w:right w:val="nil"/>
                </w:tcBorders>
                <w:noWrap/>
                <w:vAlign w:val="bottom"/>
                <w:hideMark/>
              </w:tcPr>
            </w:tcPrChange>
          </w:tcPr>
          <w:p w14:paraId="557949D6" w14:textId="024ACBEA" w:rsidR="006F6E3D" w:rsidRPr="00E9723A" w:rsidDel="0080672F" w:rsidRDefault="006F6E3D" w:rsidP="007B3586">
            <w:pPr>
              <w:spacing w:line="240" w:lineRule="auto"/>
              <w:contextualSpacing w:val="0"/>
              <w:jc w:val="center"/>
              <w:rPr>
                <w:del w:id="430" w:author="Silver, Ian" w:date="2026-02-16T11:30:00Z" w16du:dateUtc="2026-02-16T16:30:00Z"/>
                <w:rFonts w:eastAsia="Times New Roman" w:cs="Times New Roman"/>
                <w:color w:val="000000"/>
                <w:sz w:val="22"/>
                <w:szCs w:val="22"/>
              </w:rPr>
            </w:pPr>
            <w:del w:id="431" w:author="Silver, Ian" w:date="2026-02-16T11:30:00Z" w16du:dateUtc="2026-02-16T16:30:00Z">
              <w:r w:rsidDel="0080672F">
                <w:rPr>
                  <w:color w:val="000000"/>
                  <w:sz w:val="22"/>
                  <w:szCs w:val="22"/>
                </w:rPr>
                <w:delText>--</w:delText>
              </w:r>
            </w:del>
          </w:p>
        </w:tc>
        <w:tc>
          <w:tcPr>
            <w:tcW w:w="752" w:type="pct"/>
            <w:tcBorders>
              <w:top w:val="nil"/>
              <w:left w:val="nil"/>
              <w:bottom w:val="nil"/>
              <w:right w:val="nil"/>
            </w:tcBorders>
            <w:noWrap/>
            <w:vAlign w:val="bottom"/>
            <w:hideMark/>
            <w:tcPrChange w:id="432" w:author="Silver, Ian" w:date="2026-02-16T11:31:00Z" w16du:dateUtc="2026-02-16T16:31:00Z">
              <w:tcPr>
                <w:tcW w:w="754" w:type="pct"/>
                <w:gridSpan w:val="2"/>
                <w:tcBorders>
                  <w:top w:val="nil"/>
                  <w:left w:val="nil"/>
                  <w:bottom w:val="nil"/>
                  <w:right w:val="nil"/>
                </w:tcBorders>
                <w:noWrap/>
                <w:vAlign w:val="bottom"/>
                <w:hideMark/>
              </w:tcPr>
            </w:tcPrChange>
          </w:tcPr>
          <w:p w14:paraId="29128A0F" w14:textId="0A77F141" w:rsidR="006F6E3D" w:rsidRPr="00E9723A" w:rsidDel="0080672F" w:rsidRDefault="006F6E3D" w:rsidP="007B3586">
            <w:pPr>
              <w:spacing w:line="240" w:lineRule="auto"/>
              <w:contextualSpacing w:val="0"/>
              <w:jc w:val="center"/>
              <w:rPr>
                <w:del w:id="433" w:author="Silver, Ian" w:date="2026-02-16T11:30:00Z" w16du:dateUtc="2026-02-16T16:30:00Z"/>
                <w:rFonts w:eastAsia="Times New Roman" w:cs="Times New Roman"/>
                <w:color w:val="000000"/>
                <w:sz w:val="22"/>
                <w:szCs w:val="22"/>
              </w:rPr>
            </w:pPr>
            <w:del w:id="434" w:author="Silver, Ian" w:date="2026-02-16T11:30:00Z" w16du:dateUtc="2026-02-16T16:30:00Z">
              <w:r w:rsidDel="0080672F">
                <w:rPr>
                  <w:color w:val="000000"/>
                  <w:sz w:val="22"/>
                  <w:szCs w:val="22"/>
                </w:rPr>
                <w:delText>0</w:delText>
              </w:r>
            </w:del>
          </w:p>
        </w:tc>
        <w:tc>
          <w:tcPr>
            <w:tcW w:w="156" w:type="pct"/>
            <w:tcBorders>
              <w:top w:val="nil"/>
              <w:left w:val="nil"/>
              <w:bottom w:val="nil"/>
              <w:right w:val="nil"/>
            </w:tcBorders>
            <w:noWrap/>
            <w:vAlign w:val="bottom"/>
            <w:hideMark/>
            <w:tcPrChange w:id="435" w:author="Silver, Ian" w:date="2026-02-16T11:31:00Z" w16du:dateUtc="2026-02-16T16:31:00Z">
              <w:tcPr>
                <w:tcW w:w="754" w:type="pct"/>
                <w:tcBorders>
                  <w:top w:val="nil"/>
                  <w:left w:val="nil"/>
                  <w:bottom w:val="nil"/>
                  <w:right w:val="nil"/>
                </w:tcBorders>
                <w:noWrap/>
                <w:vAlign w:val="bottom"/>
                <w:hideMark/>
              </w:tcPr>
            </w:tcPrChange>
          </w:tcPr>
          <w:p w14:paraId="474729D4" w14:textId="59FC7AB7" w:rsidR="006F6E3D" w:rsidRPr="00E9723A" w:rsidDel="0080672F" w:rsidRDefault="006F6E3D" w:rsidP="007B3586">
            <w:pPr>
              <w:spacing w:line="240" w:lineRule="auto"/>
              <w:contextualSpacing w:val="0"/>
              <w:jc w:val="center"/>
              <w:rPr>
                <w:del w:id="436" w:author="Silver, Ian" w:date="2026-02-16T11:30:00Z" w16du:dateUtc="2026-02-16T16:30:00Z"/>
                <w:rFonts w:eastAsia="Times New Roman" w:cs="Times New Roman"/>
                <w:color w:val="000000"/>
                <w:sz w:val="22"/>
                <w:szCs w:val="22"/>
              </w:rPr>
            </w:pPr>
            <w:del w:id="437" w:author="Silver, Ian" w:date="2026-02-16T11:30:00Z" w16du:dateUtc="2026-02-16T16:30:00Z">
              <w:r w:rsidDel="0080672F">
                <w:rPr>
                  <w:color w:val="000000"/>
                  <w:sz w:val="22"/>
                  <w:szCs w:val="22"/>
                </w:rPr>
                <w:delText>1</w:delText>
              </w:r>
            </w:del>
          </w:p>
        </w:tc>
      </w:tr>
      <w:tr w:rsidR="006F6E3D" w:rsidRPr="00E9723A" w:rsidDel="0080672F" w14:paraId="5BD25D43" w14:textId="76213964" w:rsidTr="0080672F">
        <w:trPr>
          <w:trHeight w:val="144"/>
          <w:del w:id="438" w:author="Silver, Ian" w:date="2026-02-16T11:30:00Z"/>
          <w:trPrChange w:id="439"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440" w:author="Silver, Ian" w:date="2026-02-16T11:31:00Z" w16du:dateUtc="2026-02-16T16:31:00Z">
              <w:tcPr>
                <w:tcW w:w="2584" w:type="pct"/>
                <w:tcBorders>
                  <w:top w:val="nil"/>
                  <w:left w:val="nil"/>
                  <w:bottom w:val="nil"/>
                  <w:right w:val="nil"/>
                </w:tcBorders>
                <w:noWrap/>
                <w:vAlign w:val="bottom"/>
                <w:hideMark/>
              </w:tcPr>
            </w:tcPrChange>
          </w:tcPr>
          <w:p w14:paraId="33A75B74" w14:textId="52EF40A1" w:rsidR="006F6E3D" w:rsidRPr="00E9723A" w:rsidDel="0080672F" w:rsidRDefault="006F6E3D" w:rsidP="007B3586">
            <w:pPr>
              <w:spacing w:line="240" w:lineRule="auto"/>
              <w:ind w:firstLineChars="100" w:firstLine="220"/>
              <w:contextualSpacing w:val="0"/>
              <w:rPr>
                <w:del w:id="441" w:author="Silver, Ian" w:date="2026-02-16T11:30:00Z" w16du:dateUtc="2026-02-16T16:30:00Z"/>
                <w:rFonts w:eastAsia="Times New Roman" w:cs="Times New Roman"/>
                <w:color w:val="000000"/>
                <w:sz w:val="22"/>
                <w:szCs w:val="22"/>
              </w:rPr>
            </w:pPr>
            <w:del w:id="442" w:author="Silver, Ian" w:date="2026-02-16T11:30:00Z" w16du:dateUtc="2026-02-16T16:30:00Z">
              <w:r w:rsidRPr="00E9723A" w:rsidDel="0080672F">
                <w:rPr>
                  <w:rFonts w:eastAsia="Times New Roman" w:cs="Times New Roman"/>
                  <w:color w:val="000000"/>
                  <w:sz w:val="22"/>
                  <w:szCs w:val="22"/>
                </w:rPr>
                <w:delText>Incarcerated In Juvenile Facility Before 18</w:delText>
              </w:r>
            </w:del>
          </w:p>
        </w:tc>
        <w:tc>
          <w:tcPr>
            <w:tcW w:w="755" w:type="pct"/>
            <w:tcBorders>
              <w:top w:val="nil"/>
              <w:left w:val="nil"/>
              <w:bottom w:val="nil"/>
              <w:right w:val="nil"/>
            </w:tcBorders>
            <w:noWrap/>
            <w:vAlign w:val="bottom"/>
            <w:hideMark/>
            <w:tcPrChange w:id="443" w:author="Silver, Ian" w:date="2026-02-16T11:31:00Z" w16du:dateUtc="2026-02-16T16:31:00Z">
              <w:tcPr>
                <w:tcW w:w="754" w:type="pct"/>
                <w:tcBorders>
                  <w:top w:val="nil"/>
                  <w:left w:val="nil"/>
                  <w:bottom w:val="nil"/>
                  <w:right w:val="nil"/>
                </w:tcBorders>
                <w:noWrap/>
                <w:vAlign w:val="bottom"/>
                <w:hideMark/>
              </w:tcPr>
            </w:tcPrChange>
          </w:tcPr>
          <w:p w14:paraId="366C34CD" w14:textId="748F7C41" w:rsidR="006F6E3D" w:rsidRPr="00E9723A" w:rsidDel="0080672F" w:rsidRDefault="006F6E3D" w:rsidP="007B3586">
            <w:pPr>
              <w:spacing w:line="240" w:lineRule="auto"/>
              <w:contextualSpacing w:val="0"/>
              <w:jc w:val="center"/>
              <w:rPr>
                <w:del w:id="444" w:author="Silver, Ian" w:date="2026-02-16T11:30:00Z" w16du:dateUtc="2026-02-16T16:30:00Z"/>
                <w:rFonts w:eastAsia="Times New Roman" w:cs="Times New Roman"/>
                <w:color w:val="000000"/>
                <w:sz w:val="22"/>
                <w:szCs w:val="22"/>
              </w:rPr>
            </w:pPr>
            <w:del w:id="445" w:author="Silver, Ian" w:date="2026-02-16T11:30:00Z" w16du:dateUtc="2026-02-16T16:30:00Z">
              <w:r w:rsidDel="0080672F">
                <w:rPr>
                  <w:color w:val="000000"/>
                  <w:sz w:val="22"/>
                  <w:szCs w:val="22"/>
                </w:rPr>
                <w:delText>0.02</w:delText>
              </w:r>
            </w:del>
          </w:p>
        </w:tc>
        <w:tc>
          <w:tcPr>
            <w:tcW w:w="752" w:type="pct"/>
            <w:tcBorders>
              <w:top w:val="nil"/>
              <w:left w:val="nil"/>
              <w:bottom w:val="nil"/>
              <w:right w:val="nil"/>
            </w:tcBorders>
            <w:noWrap/>
            <w:vAlign w:val="bottom"/>
            <w:hideMark/>
            <w:tcPrChange w:id="446" w:author="Silver, Ian" w:date="2026-02-16T11:31:00Z" w16du:dateUtc="2026-02-16T16:31:00Z">
              <w:tcPr>
                <w:tcW w:w="754" w:type="pct"/>
                <w:tcBorders>
                  <w:top w:val="nil"/>
                  <w:left w:val="nil"/>
                  <w:bottom w:val="nil"/>
                  <w:right w:val="nil"/>
                </w:tcBorders>
                <w:noWrap/>
                <w:vAlign w:val="bottom"/>
                <w:hideMark/>
              </w:tcPr>
            </w:tcPrChange>
          </w:tcPr>
          <w:p w14:paraId="70327722" w14:textId="4801FC12" w:rsidR="006F6E3D" w:rsidRPr="00E9723A" w:rsidDel="0080672F" w:rsidRDefault="006F6E3D" w:rsidP="007B3586">
            <w:pPr>
              <w:spacing w:line="240" w:lineRule="auto"/>
              <w:contextualSpacing w:val="0"/>
              <w:jc w:val="center"/>
              <w:rPr>
                <w:del w:id="447" w:author="Silver, Ian" w:date="2026-02-16T11:30:00Z" w16du:dateUtc="2026-02-16T16:30:00Z"/>
                <w:rFonts w:eastAsia="Times New Roman" w:cs="Times New Roman"/>
                <w:color w:val="000000"/>
                <w:sz w:val="22"/>
                <w:szCs w:val="22"/>
              </w:rPr>
            </w:pPr>
            <w:del w:id="448" w:author="Silver, Ian" w:date="2026-02-16T11:30:00Z" w16du:dateUtc="2026-02-16T16:30:00Z">
              <w:r w:rsidDel="0080672F">
                <w:rPr>
                  <w:color w:val="000000"/>
                  <w:sz w:val="22"/>
                  <w:szCs w:val="22"/>
                </w:rPr>
                <w:delText>--</w:delText>
              </w:r>
            </w:del>
          </w:p>
        </w:tc>
        <w:tc>
          <w:tcPr>
            <w:tcW w:w="752" w:type="pct"/>
            <w:tcBorders>
              <w:top w:val="nil"/>
              <w:left w:val="nil"/>
              <w:bottom w:val="nil"/>
              <w:right w:val="nil"/>
            </w:tcBorders>
            <w:noWrap/>
            <w:vAlign w:val="bottom"/>
            <w:hideMark/>
            <w:tcPrChange w:id="449" w:author="Silver, Ian" w:date="2026-02-16T11:31:00Z" w16du:dateUtc="2026-02-16T16:31:00Z">
              <w:tcPr>
                <w:tcW w:w="754" w:type="pct"/>
                <w:gridSpan w:val="2"/>
                <w:tcBorders>
                  <w:top w:val="nil"/>
                  <w:left w:val="nil"/>
                  <w:bottom w:val="nil"/>
                  <w:right w:val="nil"/>
                </w:tcBorders>
                <w:noWrap/>
                <w:vAlign w:val="bottom"/>
                <w:hideMark/>
              </w:tcPr>
            </w:tcPrChange>
          </w:tcPr>
          <w:p w14:paraId="5B114B4F" w14:textId="44C4E028" w:rsidR="006F6E3D" w:rsidRPr="00E9723A" w:rsidDel="0080672F" w:rsidRDefault="006F6E3D" w:rsidP="007B3586">
            <w:pPr>
              <w:spacing w:line="240" w:lineRule="auto"/>
              <w:contextualSpacing w:val="0"/>
              <w:jc w:val="center"/>
              <w:rPr>
                <w:del w:id="450" w:author="Silver, Ian" w:date="2026-02-16T11:30:00Z" w16du:dateUtc="2026-02-16T16:30:00Z"/>
                <w:rFonts w:eastAsia="Times New Roman" w:cs="Times New Roman"/>
                <w:color w:val="000000"/>
                <w:sz w:val="22"/>
                <w:szCs w:val="22"/>
              </w:rPr>
            </w:pPr>
            <w:del w:id="451" w:author="Silver, Ian" w:date="2026-02-16T11:30:00Z" w16du:dateUtc="2026-02-16T16:30:00Z">
              <w:r w:rsidDel="0080672F">
                <w:rPr>
                  <w:color w:val="000000"/>
                  <w:sz w:val="22"/>
                  <w:szCs w:val="22"/>
                </w:rPr>
                <w:delText>0</w:delText>
              </w:r>
            </w:del>
          </w:p>
        </w:tc>
        <w:tc>
          <w:tcPr>
            <w:tcW w:w="156" w:type="pct"/>
            <w:tcBorders>
              <w:top w:val="nil"/>
              <w:left w:val="nil"/>
              <w:bottom w:val="nil"/>
              <w:right w:val="nil"/>
            </w:tcBorders>
            <w:noWrap/>
            <w:vAlign w:val="bottom"/>
            <w:hideMark/>
            <w:tcPrChange w:id="452" w:author="Silver, Ian" w:date="2026-02-16T11:31:00Z" w16du:dateUtc="2026-02-16T16:31:00Z">
              <w:tcPr>
                <w:tcW w:w="754" w:type="pct"/>
                <w:tcBorders>
                  <w:top w:val="nil"/>
                  <w:left w:val="nil"/>
                  <w:bottom w:val="nil"/>
                  <w:right w:val="nil"/>
                </w:tcBorders>
                <w:noWrap/>
                <w:vAlign w:val="bottom"/>
                <w:hideMark/>
              </w:tcPr>
            </w:tcPrChange>
          </w:tcPr>
          <w:p w14:paraId="41830E8F" w14:textId="3755EAE6" w:rsidR="006F6E3D" w:rsidRPr="00E9723A" w:rsidDel="0080672F" w:rsidRDefault="006F6E3D" w:rsidP="007B3586">
            <w:pPr>
              <w:spacing w:line="240" w:lineRule="auto"/>
              <w:contextualSpacing w:val="0"/>
              <w:jc w:val="center"/>
              <w:rPr>
                <w:del w:id="453" w:author="Silver, Ian" w:date="2026-02-16T11:30:00Z" w16du:dateUtc="2026-02-16T16:30:00Z"/>
                <w:rFonts w:eastAsia="Times New Roman" w:cs="Times New Roman"/>
                <w:color w:val="000000"/>
                <w:sz w:val="22"/>
                <w:szCs w:val="22"/>
              </w:rPr>
            </w:pPr>
            <w:del w:id="454" w:author="Silver, Ian" w:date="2026-02-16T11:30:00Z" w16du:dateUtc="2026-02-16T16:30:00Z">
              <w:r w:rsidDel="0080672F">
                <w:rPr>
                  <w:color w:val="000000"/>
                  <w:sz w:val="22"/>
                  <w:szCs w:val="22"/>
                </w:rPr>
                <w:delText>1</w:delText>
              </w:r>
            </w:del>
          </w:p>
        </w:tc>
      </w:tr>
      <w:tr w:rsidR="006F6E3D" w:rsidRPr="00E9723A" w:rsidDel="0080672F" w14:paraId="63F30FE4" w14:textId="0C64C922" w:rsidTr="0080672F">
        <w:trPr>
          <w:trHeight w:val="144"/>
          <w:del w:id="455" w:author="Silver, Ian" w:date="2026-02-16T11:30:00Z"/>
          <w:trPrChange w:id="456"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457" w:author="Silver, Ian" w:date="2026-02-16T11:31:00Z" w16du:dateUtc="2026-02-16T16:31:00Z">
              <w:tcPr>
                <w:tcW w:w="2584" w:type="pct"/>
                <w:tcBorders>
                  <w:top w:val="nil"/>
                  <w:left w:val="nil"/>
                  <w:bottom w:val="nil"/>
                  <w:right w:val="nil"/>
                </w:tcBorders>
                <w:noWrap/>
                <w:vAlign w:val="bottom"/>
                <w:hideMark/>
              </w:tcPr>
            </w:tcPrChange>
          </w:tcPr>
          <w:p w14:paraId="3050C0F6" w14:textId="687A1030" w:rsidR="006F6E3D" w:rsidRPr="00E9723A" w:rsidDel="0080672F" w:rsidRDefault="006F6E3D" w:rsidP="007B3586">
            <w:pPr>
              <w:spacing w:line="240" w:lineRule="auto"/>
              <w:ind w:firstLineChars="100" w:firstLine="220"/>
              <w:contextualSpacing w:val="0"/>
              <w:rPr>
                <w:del w:id="458" w:author="Silver, Ian" w:date="2026-02-16T11:30:00Z" w16du:dateUtc="2026-02-16T16:30:00Z"/>
                <w:rFonts w:eastAsia="Times New Roman" w:cs="Times New Roman"/>
                <w:color w:val="000000"/>
                <w:sz w:val="22"/>
                <w:szCs w:val="22"/>
              </w:rPr>
            </w:pPr>
            <w:del w:id="459" w:author="Silver, Ian" w:date="2026-02-16T11:30:00Z" w16du:dateUtc="2026-02-16T16:30:00Z">
              <w:r w:rsidRPr="00E9723A" w:rsidDel="0080672F">
                <w:rPr>
                  <w:rFonts w:eastAsia="Times New Roman" w:cs="Times New Roman"/>
                  <w:color w:val="000000"/>
                  <w:sz w:val="22"/>
                  <w:szCs w:val="22"/>
                </w:rPr>
                <w:delText>Incarcerated In Adult Facility Before 18</w:delText>
              </w:r>
            </w:del>
          </w:p>
        </w:tc>
        <w:tc>
          <w:tcPr>
            <w:tcW w:w="755" w:type="pct"/>
            <w:tcBorders>
              <w:top w:val="nil"/>
              <w:left w:val="nil"/>
              <w:bottom w:val="nil"/>
              <w:right w:val="nil"/>
            </w:tcBorders>
            <w:noWrap/>
            <w:vAlign w:val="bottom"/>
            <w:hideMark/>
            <w:tcPrChange w:id="460" w:author="Silver, Ian" w:date="2026-02-16T11:31:00Z" w16du:dateUtc="2026-02-16T16:31:00Z">
              <w:tcPr>
                <w:tcW w:w="754" w:type="pct"/>
                <w:tcBorders>
                  <w:top w:val="nil"/>
                  <w:left w:val="nil"/>
                  <w:bottom w:val="nil"/>
                  <w:right w:val="nil"/>
                </w:tcBorders>
                <w:noWrap/>
                <w:vAlign w:val="bottom"/>
                <w:hideMark/>
              </w:tcPr>
            </w:tcPrChange>
          </w:tcPr>
          <w:p w14:paraId="25076D3E" w14:textId="037C63E1" w:rsidR="006F6E3D" w:rsidRPr="00E9723A" w:rsidDel="0080672F" w:rsidRDefault="006F6E3D" w:rsidP="007B3586">
            <w:pPr>
              <w:spacing w:line="240" w:lineRule="auto"/>
              <w:contextualSpacing w:val="0"/>
              <w:jc w:val="center"/>
              <w:rPr>
                <w:del w:id="461" w:author="Silver, Ian" w:date="2026-02-16T11:30:00Z" w16du:dateUtc="2026-02-16T16:30:00Z"/>
                <w:rFonts w:eastAsia="Times New Roman" w:cs="Times New Roman"/>
                <w:color w:val="000000"/>
                <w:sz w:val="22"/>
                <w:szCs w:val="22"/>
              </w:rPr>
            </w:pPr>
            <w:del w:id="462" w:author="Silver, Ian" w:date="2026-02-16T11:30:00Z" w16du:dateUtc="2026-02-16T16:30:00Z">
              <w:r w:rsidDel="0080672F">
                <w:rPr>
                  <w:color w:val="000000"/>
                  <w:sz w:val="22"/>
                  <w:szCs w:val="22"/>
                </w:rPr>
                <w:delText>0.01</w:delText>
              </w:r>
            </w:del>
          </w:p>
        </w:tc>
        <w:tc>
          <w:tcPr>
            <w:tcW w:w="752" w:type="pct"/>
            <w:tcBorders>
              <w:top w:val="nil"/>
              <w:left w:val="nil"/>
              <w:bottom w:val="nil"/>
              <w:right w:val="nil"/>
            </w:tcBorders>
            <w:noWrap/>
            <w:vAlign w:val="bottom"/>
            <w:hideMark/>
            <w:tcPrChange w:id="463" w:author="Silver, Ian" w:date="2026-02-16T11:31:00Z" w16du:dateUtc="2026-02-16T16:31:00Z">
              <w:tcPr>
                <w:tcW w:w="754" w:type="pct"/>
                <w:tcBorders>
                  <w:top w:val="nil"/>
                  <w:left w:val="nil"/>
                  <w:bottom w:val="nil"/>
                  <w:right w:val="nil"/>
                </w:tcBorders>
                <w:noWrap/>
                <w:vAlign w:val="bottom"/>
                <w:hideMark/>
              </w:tcPr>
            </w:tcPrChange>
          </w:tcPr>
          <w:p w14:paraId="28F6AF21" w14:textId="4D1BEF15" w:rsidR="006F6E3D" w:rsidRPr="00E9723A" w:rsidDel="0080672F" w:rsidRDefault="006F6E3D" w:rsidP="007B3586">
            <w:pPr>
              <w:spacing w:line="240" w:lineRule="auto"/>
              <w:contextualSpacing w:val="0"/>
              <w:jc w:val="center"/>
              <w:rPr>
                <w:del w:id="464" w:author="Silver, Ian" w:date="2026-02-16T11:30:00Z" w16du:dateUtc="2026-02-16T16:30:00Z"/>
                <w:rFonts w:eastAsia="Times New Roman" w:cs="Times New Roman"/>
                <w:color w:val="000000"/>
                <w:sz w:val="22"/>
                <w:szCs w:val="22"/>
              </w:rPr>
            </w:pPr>
            <w:del w:id="465" w:author="Silver, Ian" w:date="2026-02-16T11:30:00Z" w16du:dateUtc="2026-02-16T16:30:00Z">
              <w:r w:rsidDel="0080672F">
                <w:rPr>
                  <w:color w:val="000000"/>
                  <w:sz w:val="22"/>
                  <w:szCs w:val="22"/>
                </w:rPr>
                <w:delText>--</w:delText>
              </w:r>
            </w:del>
          </w:p>
        </w:tc>
        <w:tc>
          <w:tcPr>
            <w:tcW w:w="752" w:type="pct"/>
            <w:tcBorders>
              <w:top w:val="nil"/>
              <w:left w:val="nil"/>
              <w:bottom w:val="nil"/>
              <w:right w:val="nil"/>
            </w:tcBorders>
            <w:noWrap/>
            <w:vAlign w:val="bottom"/>
            <w:hideMark/>
            <w:tcPrChange w:id="466" w:author="Silver, Ian" w:date="2026-02-16T11:31:00Z" w16du:dateUtc="2026-02-16T16:31:00Z">
              <w:tcPr>
                <w:tcW w:w="754" w:type="pct"/>
                <w:gridSpan w:val="2"/>
                <w:tcBorders>
                  <w:top w:val="nil"/>
                  <w:left w:val="nil"/>
                  <w:bottom w:val="nil"/>
                  <w:right w:val="nil"/>
                </w:tcBorders>
                <w:noWrap/>
                <w:vAlign w:val="bottom"/>
                <w:hideMark/>
              </w:tcPr>
            </w:tcPrChange>
          </w:tcPr>
          <w:p w14:paraId="1AA94308" w14:textId="4E09F628" w:rsidR="006F6E3D" w:rsidRPr="00E9723A" w:rsidDel="0080672F" w:rsidRDefault="006F6E3D" w:rsidP="007B3586">
            <w:pPr>
              <w:spacing w:line="240" w:lineRule="auto"/>
              <w:contextualSpacing w:val="0"/>
              <w:jc w:val="center"/>
              <w:rPr>
                <w:del w:id="467" w:author="Silver, Ian" w:date="2026-02-16T11:30:00Z" w16du:dateUtc="2026-02-16T16:30:00Z"/>
                <w:rFonts w:eastAsia="Times New Roman" w:cs="Times New Roman"/>
                <w:color w:val="000000"/>
                <w:sz w:val="22"/>
                <w:szCs w:val="22"/>
              </w:rPr>
            </w:pPr>
            <w:del w:id="468" w:author="Silver, Ian" w:date="2026-02-16T11:30:00Z" w16du:dateUtc="2026-02-16T16:30:00Z">
              <w:r w:rsidDel="0080672F">
                <w:rPr>
                  <w:color w:val="000000"/>
                  <w:sz w:val="22"/>
                  <w:szCs w:val="22"/>
                </w:rPr>
                <w:delText>0</w:delText>
              </w:r>
            </w:del>
          </w:p>
        </w:tc>
        <w:tc>
          <w:tcPr>
            <w:tcW w:w="156" w:type="pct"/>
            <w:tcBorders>
              <w:top w:val="nil"/>
              <w:left w:val="nil"/>
              <w:bottom w:val="nil"/>
              <w:right w:val="nil"/>
            </w:tcBorders>
            <w:noWrap/>
            <w:vAlign w:val="bottom"/>
            <w:hideMark/>
            <w:tcPrChange w:id="469" w:author="Silver, Ian" w:date="2026-02-16T11:31:00Z" w16du:dateUtc="2026-02-16T16:31:00Z">
              <w:tcPr>
                <w:tcW w:w="754" w:type="pct"/>
                <w:tcBorders>
                  <w:top w:val="nil"/>
                  <w:left w:val="nil"/>
                  <w:bottom w:val="nil"/>
                  <w:right w:val="nil"/>
                </w:tcBorders>
                <w:noWrap/>
                <w:vAlign w:val="bottom"/>
                <w:hideMark/>
              </w:tcPr>
            </w:tcPrChange>
          </w:tcPr>
          <w:p w14:paraId="6A7D4CAA" w14:textId="6A424BDA" w:rsidR="006F6E3D" w:rsidRPr="00E9723A" w:rsidDel="0080672F" w:rsidRDefault="006F6E3D" w:rsidP="007B3586">
            <w:pPr>
              <w:spacing w:line="240" w:lineRule="auto"/>
              <w:contextualSpacing w:val="0"/>
              <w:jc w:val="center"/>
              <w:rPr>
                <w:del w:id="470" w:author="Silver, Ian" w:date="2026-02-16T11:30:00Z" w16du:dateUtc="2026-02-16T16:30:00Z"/>
                <w:rFonts w:eastAsia="Times New Roman" w:cs="Times New Roman"/>
                <w:color w:val="000000"/>
                <w:sz w:val="22"/>
                <w:szCs w:val="22"/>
              </w:rPr>
            </w:pPr>
            <w:del w:id="471" w:author="Silver, Ian" w:date="2026-02-16T11:30:00Z" w16du:dateUtc="2026-02-16T16:30:00Z">
              <w:r w:rsidDel="0080672F">
                <w:rPr>
                  <w:color w:val="000000"/>
                  <w:sz w:val="22"/>
                  <w:szCs w:val="22"/>
                </w:rPr>
                <w:delText>1</w:delText>
              </w:r>
            </w:del>
          </w:p>
        </w:tc>
      </w:tr>
      <w:tr w:rsidR="006F6E3D" w:rsidRPr="00E9723A" w:rsidDel="0080672F" w14:paraId="6FA540C1" w14:textId="5C5CF7EA" w:rsidTr="0080672F">
        <w:trPr>
          <w:trHeight w:val="144"/>
          <w:del w:id="472" w:author="Silver, Ian" w:date="2026-02-16T11:30:00Z"/>
          <w:trPrChange w:id="473"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474" w:author="Silver, Ian" w:date="2026-02-16T11:31:00Z" w16du:dateUtc="2026-02-16T16:31:00Z">
              <w:tcPr>
                <w:tcW w:w="2584" w:type="pct"/>
                <w:tcBorders>
                  <w:top w:val="nil"/>
                  <w:left w:val="nil"/>
                  <w:bottom w:val="nil"/>
                  <w:right w:val="nil"/>
                </w:tcBorders>
                <w:noWrap/>
                <w:vAlign w:val="bottom"/>
                <w:hideMark/>
              </w:tcPr>
            </w:tcPrChange>
          </w:tcPr>
          <w:p w14:paraId="7EB57A83" w14:textId="30183D82" w:rsidR="006F6E3D" w:rsidRPr="00E9723A" w:rsidDel="0080672F" w:rsidRDefault="006F6E3D" w:rsidP="007B3586">
            <w:pPr>
              <w:spacing w:line="240" w:lineRule="auto"/>
              <w:contextualSpacing w:val="0"/>
              <w:rPr>
                <w:del w:id="475" w:author="Silver, Ian" w:date="2026-02-16T11:30:00Z" w16du:dateUtc="2026-02-16T16:30:00Z"/>
                <w:rFonts w:eastAsia="Times New Roman" w:cs="Times New Roman"/>
                <w:b/>
                <w:bCs/>
                <w:i/>
                <w:iCs/>
                <w:color w:val="000000"/>
                <w:sz w:val="22"/>
                <w:szCs w:val="22"/>
              </w:rPr>
            </w:pPr>
            <w:del w:id="476" w:author="Silver, Ian" w:date="2026-02-16T11:30:00Z" w16du:dateUtc="2026-02-16T16:30:00Z">
              <w:r w:rsidRPr="00E9723A" w:rsidDel="0080672F">
                <w:rPr>
                  <w:rFonts w:eastAsia="Times New Roman" w:cs="Times New Roman"/>
                  <w:b/>
                  <w:bCs/>
                  <w:i/>
                  <w:iCs/>
                  <w:color w:val="000000"/>
                  <w:sz w:val="22"/>
                  <w:szCs w:val="22"/>
                </w:rPr>
                <w:delText>Key Covariate (2002-2019)</w:delText>
              </w:r>
            </w:del>
          </w:p>
        </w:tc>
        <w:tc>
          <w:tcPr>
            <w:tcW w:w="755" w:type="pct"/>
            <w:tcBorders>
              <w:top w:val="nil"/>
              <w:left w:val="nil"/>
              <w:bottom w:val="nil"/>
              <w:right w:val="nil"/>
            </w:tcBorders>
            <w:noWrap/>
            <w:vAlign w:val="bottom"/>
            <w:hideMark/>
            <w:tcPrChange w:id="477" w:author="Silver, Ian" w:date="2026-02-16T11:31:00Z" w16du:dateUtc="2026-02-16T16:31:00Z">
              <w:tcPr>
                <w:tcW w:w="754" w:type="pct"/>
                <w:tcBorders>
                  <w:top w:val="nil"/>
                  <w:left w:val="nil"/>
                  <w:bottom w:val="nil"/>
                  <w:right w:val="nil"/>
                </w:tcBorders>
                <w:noWrap/>
                <w:vAlign w:val="bottom"/>
                <w:hideMark/>
              </w:tcPr>
            </w:tcPrChange>
          </w:tcPr>
          <w:p w14:paraId="1329E7E2" w14:textId="2CFC6591" w:rsidR="006F6E3D" w:rsidRPr="00E9723A" w:rsidDel="0080672F" w:rsidRDefault="006F6E3D" w:rsidP="007B3586">
            <w:pPr>
              <w:spacing w:line="240" w:lineRule="auto"/>
              <w:contextualSpacing w:val="0"/>
              <w:rPr>
                <w:del w:id="478" w:author="Silver, Ian" w:date="2026-02-16T11:30:00Z" w16du:dateUtc="2026-02-16T16:30:00Z"/>
                <w:rFonts w:eastAsia="Times New Roman" w:cs="Times New Roman"/>
                <w:b/>
                <w:bCs/>
                <w:i/>
                <w:iCs/>
                <w:color w:val="000000"/>
                <w:sz w:val="22"/>
                <w:szCs w:val="22"/>
              </w:rPr>
            </w:pPr>
          </w:p>
        </w:tc>
        <w:tc>
          <w:tcPr>
            <w:tcW w:w="752" w:type="pct"/>
            <w:tcBorders>
              <w:top w:val="nil"/>
              <w:left w:val="nil"/>
              <w:bottom w:val="nil"/>
              <w:right w:val="nil"/>
            </w:tcBorders>
            <w:noWrap/>
            <w:vAlign w:val="bottom"/>
            <w:hideMark/>
            <w:tcPrChange w:id="479" w:author="Silver, Ian" w:date="2026-02-16T11:31:00Z" w16du:dateUtc="2026-02-16T16:31:00Z">
              <w:tcPr>
                <w:tcW w:w="754" w:type="pct"/>
                <w:tcBorders>
                  <w:top w:val="nil"/>
                  <w:left w:val="nil"/>
                  <w:bottom w:val="nil"/>
                  <w:right w:val="nil"/>
                </w:tcBorders>
                <w:noWrap/>
                <w:vAlign w:val="bottom"/>
                <w:hideMark/>
              </w:tcPr>
            </w:tcPrChange>
          </w:tcPr>
          <w:p w14:paraId="49B178FB" w14:textId="69D12E23" w:rsidR="006F6E3D" w:rsidRPr="00E9723A" w:rsidDel="0080672F" w:rsidRDefault="006F6E3D" w:rsidP="007B3586">
            <w:pPr>
              <w:spacing w:line="240" w:lineRule="auto"/>
              <w:contextualSpacing w:val="0"/>
              <w:jc w:val="center"/>
              <w:rPr>
                <w:del w:id="480" w:author="Silver, Ian" w:date="2026-02-16T11:30:00Z" w16du:dateUtc="2026-02-16T16:30:00Z"/>
                <w:rFonts w:eastAsia="Times New Roman" w:cs="Times New Roman"/>
                <w:sz w:val="20"/>
                <w:szCs w:val="20"/>
              </w:rPr>
            </w:pPr>
          </w:p>
        </w:tc>
        <w:tc>
          <w:tcPr>
            <w:tcW w:w="752" w:type="pct"/>
            <w:tcBorders>
              <w:top w:val="nil"/>
              <w:left w:val="nil"/>
              <w:bottom w:val="nil"/>
              <w:right w:val="nil"/>
            </w:tcBorders>
            <w:noWrap/>
            <w:vAlign w:val="bottom"/>
            <w:hideMark/>
            <w:tcPrChange w:id="481" w:author="Silver, Ian" w:date="2026-02-16T11:31:00Z" w16du:dateUtc="2026-02-16T16:31:00Z">
              <w:tcPr>
                <w:tcW w:w="754" w:type="pct"/>
                <w:gridSpan w:val="2"/>
                <w:tcBorders>
                  <w:top w:val="nil"/>
                  <w:left w:val="nil"/>
                  <w:bottom w:val="nil"/>
                  <w:right w:val="nil"/>
                </w:tcBorders>
                <w:noWrap/>
                <w:vAlign w:val="bottom"/>
                <w:hideMark/>
              </w:tcPr>
            </w:tcPrChange>
          </w:tcPr>
          <w:p w14:paraId="387B11A5" w14:textId="18E3D2FA" w:rsidR="006F6E3D" w:rsidRPr="00E9723A" w:rsidDel="0080672F" w:rsidRDefault="006F6E3D" w:rsidP="007B3586">
            <w:pPr>
              <w:spacing w:line="240" w:lineRule="auto"/>
              <w:contextualSpacing w:val="0"/>
              <w:jc w:val="center"/>
              <w:rPr>
                <w:del w:id="482" w:author="Silver, Ian" w:date="2026-02-16T11:30:00Z" w16du:dateUtc="2026-02-16T16:30:00Z"/>
                <w:rFonts w:eastAsia="Times New Roman" w:cs="Times New Roman"/>
                <w:sz w:val="20"/>
                <w:szCs w:val="20"/>
              </w:rPr>
            </w:pPr>
          </w:p>
        </w:tc>
        <w:tc>
          <w:tcPr>
            <w:tcW w:w="156" w:type="pct"/>
            <w:tcBorders>
              <w:top w:val="nil"/>
              <w:left w:val="nil"/>
              <w:bottom w:val="nil"/>
              <w:right w:val="nil"/>
            </w:tcBorders>
            <w:noWrap/>
            <w:vAlign w:val="bottom"/>
            <w:hideMark/>
            <w:tcPrChange w:id="483" w:author="Silver, Ian" w:date="2026-02-16T11:31:00Z" w16du:dateUtc="2026-02-16T16:31:00Z">
              <w:tcPr>
                <w:tcW w:w="754" w:type="pct"/>
                <w:tcBorders>
                  <w:top w:val="nil"/>
                  <w:left w:val="nil"/>
                  <w:bottom w:val="nil"/>
                  <w:right w:val="nil"/>
                </w:tcBorders>
                <w:noWrap/>
                <w:vAlign w:val="bottom"/>
                <w:hideMark/>
              </w:tcPr>
            </w:tcPrChange>
          </w:tcPr>
          <w:p w14:paraId="6460C653" w14:textId="772187A0" w:rsidR="006F6E3D" w:rsidRPr="00E9723A" w:rsidDel="0080672F" w:rsidRDefault="006F6E3D" w:rsidP="007B3586">
            <w:pPr>
              <w:spacing w:line="240" w:lineRule="auto"/>
              <w:contextualSpacing w:val="0"/>
              <w:jc w:val="center"/>
              <w:rPr>
                <w:del w:id="484" w:author="Silver, Ian" w:date="2026-02-16T11:30:00Z" w16du:dateUtc="2026-02-16T16:30:00Z"/>
                <w:rFonts w:eastAsia="Times New Roman" w:cs="Times New Roman"/>
                <w:sz w:val="20"/>
                <w:szCs w:val="20"/>
              </w:rPr>
            </w:pPr>
          </w:p>
        </w:tc>
      </w:tr>
      <w:tr w:rsidR="006F6E3D" w:rsidRPr="00E9723A" w:rsidDel="0080672F" w14:paraId="1686897E" w14:textId="617E147F" w:rsidTr="0080672F">
        <w:trPr>
          <w:trHeight w:val="144"/>
          <w:del w:id="485" w:author="Silver, Ian" w:date="2026-02-16T11:30:00Z"/>
          <w:trPrChange w:id="486"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487" w:author="Silver, Ian" w:date="2026-02-16T11:31:00Z" w16du:dateUtc="2026-02-16T16:31:00Z">
              <w:tcPr>
                <w:tcW w:w="2584" w:type="pct"/>
                <w:tcBorders>
                  <w:top w:val="nil"/>
                  <w:left w:val="nil"/>
                  <w:bottom w:val="nil"/>
                  <w:right w:val="nil"/>
                </w:tcBorders>
                <w:noWrap/>
                <w:vAlign w:val="bottom"/>
                <w:hideMark/>
              </w:tcPr>
            </w:tcPrChange>
          </w:tcPr>
          <w:p w14:paraId="31B22DD1" w14:textId="0A3CB567" w:rsidR="006F6E3D" w:rsidRPr="00E9723A" w:rsidDel="0080672F" w:rsidRDefault="006F6E3D" w:rsidP="007B3586">
            <w:pPr>
              <w:spacing w:line="240" w:lineRule="auto"/>
              <w:ind w:firstLineChars="100" w:firstLine="220"/>
              <w:contextualSpacing w:val="0"/>
              <w:rPr>
                <w:del w:id="488" w:author="Silver, Ian" w:date="2026-02-16T11:30:00Z" w16du:dateUtc="2026-02-16T16:30:00Z"/>
                <w:rFonts w:eastAsia="Times New Roman" w:cs="Times New Roman"/>
                <w:color w:val="000000"/>
                <w:sz w:val="22"/>
                <w:szCs w:val="22"/>
              </w:rPr>
            </w:pPr>
            <w:del w:id="489" w:author="Silver, Ian" w:date="2026-02-16T11:30:00Z" w16du:dateUtc="2026-02-16T16:30:00Z">
              <w:r w:rsidRPr="00E9723A" w:rsidDel="0080672F">
                <w:rPr>
                  <w:rFonts w:eastAsia="Times New Roman" w:cs="Times New Roman"/>
                  <w:color w:val="000000"/>
                  <w:sz w:val="22"/>
                  <w:szCs w:val="22"/>
                </w:rPr>
                <w:delText>National Medicaid Expenditures (in Trillions)</w:delText>
              </w:r>
            </w:del>
          </w:p>
        </w:tc>
        <w:tc>
          <w:tcPr>
            <w:tcW w:w="755" w:type="pct"/>
            <w:tcBorders>
              <w:top w:val="nil"/>
              <w:left w:val="nil"/>
              <w:bottom w:val="nil"/>
              <w:right w:val="nil"/>
            </w:tcBorders>
            <w:noWrap/>
            <w:vAlign w:val="bottom"/>
            <w:hideMark/>
            <w:tcPrChange w:id="490" w:author="Silver, Ian" w:date="2026-02-16T11:31:00Z" w16du:dateUtc="2026-02-16T16:31:00Z">
              <w:tcPr>
                <w:tcW w:w="754" w:type="pct"/>
                <w:tcBorders>
                  <w:top w:val="nil"/>
                  <w:left w:val="nil"/>
                  <w:bottom w:val="nil"/>
                  <w:right w:val="nil"/>
                </w:tcBorders>
                <w:noWrap/>
                <w:vAlign w:val="bottom"/>
                <w:hideMark/>
              </w:tcPr>
            </w:tcPrChange>
          </w:tcPr>
          <w:p w14:paraId="1B946E97" w14:textId="07799CF9" w:rsidR="006F6E3D" w:rsidRPr="00E9723A" w:rsidDel="0080672F" w:rsidRDefault="006F6E3D" w:rsidP="007B3586">
            <w:pPr>
              <w:spacing w:line="240" w:lineRule="auto"/>
              <w:contextualSpacing w:val="0"/>
              <w:jc w:val="center"/>
              <w:rPr>
                <w:del w:id="491" w:author="Silver, Ian" w:date="2026-02-16T11:30:00Z" w16du:dateUtc="2026-02-16T16:30:00Z"/>
                <w:rFonts w:eastAsia="Times New Roman" w:cs="Times New Roman"/>
                <w:color w:val="000000"/>
                <w:sz w:val="22"/>
                <w:szCs w:val="22"/>
              </w:rPr>
            </w:pPr>
            <w:del w:id="492" w:author="Silver, Ian" w:date="2026-02-16T11:30:00Z" w16du:dateUtc="2026-02-16T16:30:00Z">
              <w:r w:rsidDel="0080672F">
                <w:rPr>
                  <w:color w:val="000000"/>
                  <w:sz w:val="22"/>
                  <w:szCs w:val="22"/>
                </w:rPr>
                <w:delText>0.39</w:delText>
              </w:r>
            </w:del>
          </w:p>
        </w:tc>
        <w:tc>
          <w:tcPr>
            <w:tcW w:w="752" w:type="pct"/>
            <w:tcBorders>
              <w:top w:val="nil"/>
              <w:left w:val="nil"/>
              <w:bottom w:val="nil"/>
              <w:right w:val="nil"/>
            </w:tcBorders>
            <w:noWrap/>
            <w:vAlign w:val="bottom"/>
            <w:hideMark/>
            <w:tcPrChange w:id="493" w:author="Silver, Ian" w:date="2026-02-16T11:31:00Z" w16du:dateUtc="2026-02-16T16:31:00Z">
              <w:tcPr>
                <w:tcW w:w="754" w:type="pct"/>
                <w:tcBorders>
                  <w:top w:val="nil"/>
                  <w:left w:val="nil"/>
                  <w:bottom w:val="nil"/>
                  <w:right w:val="nil"/>
                </w:tcBorders>
                <w:noWrap/>
                <w:vAlign w:val="bottom"/>
                <w:hideMark/>
              </w:tcPr>
            </w:tcPrChange>
          </w:tcPr>
          <w:p w14:paraId="28634B28" w14:textId="70F71234" w:rsidR="006F6E3D" w:rsidRPr="00E9723A" w:rsidDel="0080672F" w:rsidRDefault="006F6E3D" w:rsidP="007B3586">
            <w:pPr>
              <w:spacing w:line="240" w:lineRule="auto"/>
              <w:contextualSpacing w:val="0"/>
              <w:jc w:val="center"/>
              <w:rPr>
                <w:del w:id="494" w:author="Silver, Ian" w:date="2026-02-16T11:30:00Z" w16du:dateUtc="2026-02-16T16:30:00Z"/>
                <w:rFonts w:eastAsia="Times New Roman" w:cs="Times New Roman"/>
                <w:color w:val="000000"/>
                <w:sz w:val="22"/>
                <w:szCs w:val="22"/>
              </w:rPr>
            </w:pPr>
            <w:del w:id="495" w:author="Silver, Ian" w:date="2026-02-16T11:30:00Z" w16du:dateUtc="2026-02-16T16:30:00Z">
              <w:r w:rsidDel="0080672F">
                <w:rPr>
                  <w:color w:val="000000"/>
                  <w:sz w:val="22"/>
                  <w:szCs w:val="22"/>
                </w:rPr>
                <w:delText>0.11</w:delText>
              </w:r>
            </w:del>
          </w:p>
        </w:tc>
        <w:tc>
          <w:tcPr>
            <w:tcW w:w="752" w:type="pct"/>
            <w:tcBorders>
              <w:top w:val="nil"/>
              <w:left w:val="nil"/>
              <w:bottom w:val="nil"/>
              <w:right w:val="nil"/>
            </w:tcBorders>
            <w:noWrap/>
            <w:vAlign w:val="bottom"/>
            <w:hideMark/>
            <w:tcPrChange w:id="496" w:author="Silver, Ian" w:date="2026-02-16T11:31:00Z" w16du:dateUtc="2026-02-16T16:31:00Z">
              <w:tcPr>
                <w:tcW w:w="754" w:type="pct"/>
                <w:gridSpan w:val="2"/>
                <w:tcBorders>
                  <w:top w:val="nil"/>
                  <w:left w:val="nil"/>
                  <w:bottom w:val="nil"/>
                  <w:right w:val="nil"/>
                </w:tcBorders>
                <w:noWrap/>
                <w:vAlign w:val="bottom"/>
                <w:hideMark/>
              </w:tcPr>
            </w:tcPrChange>
          </w:tcPr>
          <w:p w14:paraId="04470F22" w14:textId="0F15D655" w:rsidR="006F6E3D" w:rsidRPr="00E9723A" w:rsidDel="0080672F" w:rsidRDefault="006F6E3D" w:rsidP="007B3586">
            <w:pPr>
              <w:spacing w:line="240" w:lineRule="auto"/>
              <w:contextualSpacing w:val="0"/>
              <w:jc w:val="center"/>
              <w:rPr>
                <w:del w:id="497" w:author="Silver, Ian" w:date="2026-02-16T11:30:00Z" w16du:dateUtc="2026-02-16T16:30:00Z"/>
                <w:rFonts w:eastAsia="Times New Roman" w:cs="Times New Roman"/>
                <w:color w:val="000000"/>
                <w:sz w:val="22"/>
                <w:szCs w:val="22"/>
              </w:rPr>
            </w:pPr>
            <w:del w:id="498" w:author="Silver, Ian" w:date="2026-02-16T11:30:00Z" w16du:dateUtc="2026-02-16T16:30:00Z">
              <w:r w:rsidDel="0080672F">
                <w:rPr>
                  <w:color w:val="000000"/>
                  <w:sz w:val="22"/>
                  <w:szCs w:val="22"/>
                </w:rPr>
                <w:delText>0.25</w:delText>
              </w:r>
            </w:del>
          </w:p>
        </w:tc>
        <w:tc>
          <w:tcPr>
            <w:tcW w:w="156" w:type="pct"/>
            <w:tcBorders>
              <w:top w:val="nil"/>
              <w:left w:val="nil"/>
              <w:bottom w:val="nil"/>
              <w:right w:val="nil"/>
            </w:tcBorders>
            <w:noWrap/>
            <w:vAlign w:val="bottom"/>
            <w:hideMark/>
            <w:tcPrChange w:id="499" w:author="Silver, Ian" w:date="2026-02-16T11:31:00Z" w16du:dateUtc="2026-02-16T16:31:00Z">
              <w:tcPr>
                <w:tcW w:w="754" w:type="pct"/>
                <w:tcBorders>
                  <w:top w:val="nil"/>
                  <w:left w:val="nil"/>
                  <w:bottom w:val="nil"/>
                  <w:right w:val="nil"/>
                </w:tcBorders>
                <w:noWrap/>
                <w:vAlign w:val="bottom"/>
                <w:hideMark/>
              </w:tcPr>
            </w:tcPrChange>
          </w:tcPr>
          <w:p w14:paraId="351C3769" w14:textId="5C37BDED" w:rsidR="006F6E3D" w:rsidRPr="00E9723A" w:rsidDel="0080672F" w:rsidRDefault="006F6E3D" w:rsidP="007B3586">
            <w:pPr>
              <w:spacing w:line="240" w:lineRule="auto"/>
              <w:contextualSpacing w:val="0"/>
              <w:jc w:val="center"/>
              <w:rPr>
                <w:del w:id="500" w:author="Silver, Ian" w:date="2026-02-16T11:30:00Z" w16du:dateUtc="2026-02-16T16:30:00Z"/>
                <w:rFonts w:eastAsia="Times New Roman" w:cs="Times New Roman"/>
                <w:color w:val="000000"/>
                <w:sz w:val="22"/>
                <w:szCs w:val="22"/>
              </w:rPr>
            </w:pPr>
            <w:del w:id="501" w:author="Silver, Ian" w:date="2026-02-16T11:30:00Z" w16du:dateUtc="2026-02-16T16:30:00Z">
              <w:r w:rsidDel="0080672F">
                <w:rPr>
                  <w:color w:val="000000"/>
                  <w:sz w:val="22"/>
                  <w:szCs w:val="22"/>
                </w:rPr>
                <w:delText>0.62</w:delText>
              </w:r>
            </w:del>
          </w:p>
        </w:tc>
      </w:tr>
      <w:tr w:rsidR="006F6E3D" w:rsidRPr="00E9723A" w:rsidDel="0080672F" w14:paraId="4397C148" w14:textId="3782F20C" w:rsidTr="0080672F">
        <w:trPr>
          <w:trHeight w:val="144"/>
          <w:del w:id="502" w:author="Silver, Ian" w:date="2026-02-16T11:30:00Z"/>
          <w:trPrChange w:id="503"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504" w:author="Silver, Ian" w:date="2026-02-16T11:31:00Z" w16du:dateUtc="2026-02-16T16:31:00Z">
              <w:tcPr>
                <w:tcW w:w="2584" w:type="pct"/>
                <w:tcBorders>
                  <w:top w:val="nil"/>
                  <w:left w:val="nil"/>
                  <w:bottom w:val="nil"/>
                  <w:right w:val="nil"/>
                </w:tcBorders>
                <w:noWrap/>
                <w:vAlign w:val="bottom"/>
                <w:hideMark/>
              </w:tcPr>
            </w:tcPrChange>
          </w:tcPr>
          <w:p w14:paraId="42557227" w14:textId="41C00D86" w:rsidR="006F6E3D" w:rsidRPr="00E9723A" w:rsidDel="0080672F" w:rsidRDefault="006F6E3D" w:rsidP="007B3586">
            <w:pPr>
              <w:spacing w:line="240" w:lineRule="auto"/>
              <w:contextualSpacing w:val="0"/>
              <w:rPr>
                <w:del w:id="505" w:author="Silver, Ian" w:date="2026-02-16T11:30:00Z" w16du:dateUtc="2026-02-16T16:30:00Z"/>
                <w:rFonts w:eastAsia="Times New Roman" w:cs="Times New Roman"/>
                <w:b/>
                <w:bCs/>
                <w:i/>
                <w:iCs/>
                <w:color w:val="000000"/>
                <w:sz w:val="22"/>
                <w:szCs w:val="22"/>
              </w:rPr>
            </w:pPr>
            <w:del w:id="506" w:author="Silver, Ian" w:date="2026-02-16T11:30:00Z" w16du:dateUtc="2026-02-16T16:30:00Z">
              <w:r w:rsidRPr="00E9723A" w:rsidDel="0080672F">
                <w:rPr>
                  <w:rFonts w:eastAsia="Times New Roman" w:cs="Times New Roman"/>
                  <w:b/>
                  <w:bCs/>
                  <w:i/>
                  <w:iCs/>
                  <w:color w:val="000000"/>
                  <w:sz w:val="22"/>
                  <w:szCs w:val="22"/>
                </w:rPr>
                <w:delText>Time Varying Covariates (2002-2019)</w:delText>
              </w:r>
            </w:del>
          </w:p>
        </w:tc>
        <w:tc>
          <w:tcPr>
            <w:tcW w:w="755" w:type="pct"/>
            <w:tcBorders>
              <w:top w:val="nil"/>
              <w:left w:val="nil"/>
              <w:bottom w:val="nil"/>
              <w:right w:val="nil"/>
            </w:tcBorders>
            <w:noWrap/>
            <w:vAlign w:val="bottom"/>
            <w:hideMark/>
            <w:tcPrChange w:id="507" w:author="Silver, Ian" w:date="2026-02-16T11:31:00Z" w16du:dateUtc="2026-02-16T16:31:00Z">
              <w:tcPr>
                <w:tcW w:w="754" w:type="pct"/>
                <w:tcBorders>
                  <w:top w:val="nil"/>
                  <w:left w:val="nil"/>
                  <w:bottom w:val="nil"/>
                  <w:right w:val="nil"/>
                </w:tcBorders>
                <w:noWrap/>
                <w:vAlign w:val="bottom"/>
                <w:hideMark/>
              </w:tcPr>
            </w:tcPrChange>
          </w:tcPr>
          <w:p w14:paraId="630911AA" w14:textId="7FD392FC" w:rsidR="006F6E3D" w:rsidRPr="00E9723A" w:rsidDel="0080672F" w:rsidRDefault="006F6E3D" w:rsidP="007B3586">
            <w:pPr>
              <w:spacing w:line="240" w:lineRule="auto"/>
              <w:contextualSpacing w:val="0"/>
              <w:rPr>
                <w:del w:id="508" w:author="Silver, Ian" w:date="2026-02-16T11:30:00Z" w16du:dateUtc="2026-02-16T16:30:00Z"/>
                <w:rFonts w:eastAsia="Times New Roman" w:cs="Times New Roman"/>
                <w:b/>
                <w:bCs/>
                <w:i/>
                <w:iCs/>
                <w:color w:val="000000"/>
                <w:sz w:val="22"/>
                <w:szCs w:val="22"/>
              </w:rPr>
            </w:pPr>
          </w:p>
        </w:tc>
        <w:tc>
          <w:tcPr>
            <w:tcW w:w="752" w:type="pct"/>
            <w:tcBorders>
              <w:top w:val="nil"/>
              <w:left w:val="nil"/>
              <w:bottom w:val="nil"/>
              <w:right w:val="nil"/>
            </w:tcBorders>
            <w:noWrap/>
            <w:vAlign w:val="bottom"/>
            <w:hideMark/>
            <w:tcPrChange w:id="509" w:author="Silver, Ian" w:date="2026-02-16T11:31:00Z" w16du:dateUtc="2026-02-16T16:31:00Z">
              <w:tcPr>
                <w:tcW w:w="754" w:type="pct"/>
                <w:tcBorders>
                  <w:top w:val="nil"/>
                  <w:left w:val="nil"/>
                  <w:bottom w:val="nil"/>
                  <w:right w:val="nil"/>
                </w:tcBorders>
                <w:noWrap/>
                <w:vAlign w:val="bottom"/>
                <w:hideMark/>
              </w:tcPr>
            </w:tcPrChange>
          </w:tcPr>
          <w:p w14:paraId="6DF79C3E" w14:textId="72BACE6C" w:rsidR="006F6E3D" w:rsidRPr="00E9723A" w:rsidDel="0080672F" w:rsidRDefault="006F6E3D" w:rsidP="007B3586">
            <w:pPr>
              <w:spacing w:line="240" w:lineRule="auto"/>
              <w:contextualSpacing w:val="0"/>
              <w:jc w:val="center"/>
              <w:rPr>
                <w:del w:id="510" w:author="Silver, Ian" w:date="2026-02-16T11:30:00Z" w16du:dateUtc="2026-02-16T16:30:00Z"/>
                <w:rFonts w:eastAsia="Times New Roman" w:cs="Times New Roman"/>
                <w:sz w:val="20"/>
                <w:szCs w:val="20"/>
              </w:rPr>
            </w:pPr>
          </w:p>
        </w:tc>
        <w:tc>
          <w:tcPr>
            <w:tcW w:w="752" w:type="pct"/>
            <w:tcBorders>
              <w:top w:val="nil"/>
              <w:left w:val="nil"/>
              <w:bottom w:val="nil"/>
              <w:right w:val="nil"/>
            </w:tcBorders>
            <w:noWrap/>
            <w:vAlign w:val="bottom"/>
            <w:hideMark/>
            <w:tcPrChange w:id="511" w:author="Silver, Ian" w:date="2026-02-16T11:31:00Z" w16du:dateUtc="2026-02-16T16:31:00Z">
              <w:tcPr>
                <w:tcW w:w="754" w:type="pct"/>
                <w:gridSpan w:val="2"/>
                <w:tcBorders>
                  <w:top w:val="nil"/>
                  <w:left w:val="nil"/>
                  <w:bottom w:val="nil"/>
                  <w:right w:val="nil"/>
                </w:tcBorders>
                <w:noWrap/>
                <w:vAlign w:val="bottom"/>
                <w:hideMark/>
              </w:tcPr>
            </w:tcPrChange>
          </w:tcPr>
          <w:p w14:paraId="4F31EF88" w14:textId="038DEF43" w:rsidR="006F6E3D" w:rsidRPr="00E9723A" w:rsidDel="0080672F" w:rsidRDefault="006F6E3D" w:rsidP="007B3586">
            <w:pPr>
              <w:spacing w:line="240" w:lineRule="auto"/>
              <w:contextualSpacing w:val="0"/>
              <w:jc w:val="center"/>
              <w:rPr>
                <w:del w:id="512" w:author="Silver, Ian" w:date="2026-02-16T11:30:00Z" w16du:dateUtc="2026-02-16T16:30:00Z"/>
                <w:rFonts w:eastAsia="Times New Roman" w:cs="Times New Roman"/>
                <w:sz w:val="20"/>
                <w:szCs w:val="20"/>
              </w:rPr>
            </w:pPr>
          </w:p>
        </w:tc>
        <w:tc>
          <w:tcPr>
            <w:tcW w:w="156" w:type="pct"/>
            <w:tcBorders>
              <w:top w:val="nil"/>
              <w:left w:val="nil"/>
              <w:bottom w:val="nil"/>
              <w:right w:val="nil"/>
            </w:tcBorders>
            <w:noWrap/>
            <w:vAlign w:val="bottom"/>
            <w:hideMark/>
            <w:tcPrChange w:id="513" w:author="Silver, Ian" w:date="2026-02-16T11:31:00Z" w16du:dateUtc="2026-02-16T16:31:00Z">
              <w:tcPr>
                <w:tcW w:w="754" w:type="pct"/>
                <w:tcBorders>
                  <w:top w:val="nil"/>
                  <w:left w:val="nil"/>
                  <w:bottom w:val="nil"/>
                  <w:right w:val="nil"/>
                </w:tcBorders>
                <w:noWrap/>
                <w:vAlign w:val="bottom"/>
                <w:hideMark/>
              </w:tcPr>
            </w:tcPrChange>
          </w:tcPr>
          <w:p w14:paraId="49BF1BBB" w14:textId="772091B6" w:rsidR="006F6E3D" w:rsidRPr="00E9723A" w:rsidDel="0080672F" w:rsidRDefault="006F6E3D" w:rsidP="007B3586">
            <w:pPr>
              <w:spacing w:line="240" w:lineRule="auto"/>
              <w:contextualSpacing w:val="0"/>
              <w:jc w:val="center"/>
              <w:rPr>
                <w:del w:id="514" w:author="Silver, Ian" w:date="2026-02-16T11:30:00Z" w16du:dateUtc="2026-02-16T16:30:00Z"/>
                <w:rFonts w:eastAsia="Times New Roman" w:cs="Times New Roman"/>
                <w:sz w:val="20"/>
                <w:szCs w:val="20"/>
              </w:rPr>
            </w:pPr>
          </w:p>
        </w:tc>
      </w:tr>
      <w:tr w:rsidR="006F6E3D" w:rsidRPr="00E9723A" w:rsidDel="0080672F" w14:paraId="59875FBB" w14:textId="5805ACBE" w:rsidTr="0080672F">
        <w:trPr>
          <w:trHeight w:val="144"/>
          <w:del w:id="515" w:author="Silver, Ian" w:date="2026-02-16T11:30:00Z"/>
          <w:trPrChange w:id="516"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517" w:author="Silver, Ian" w:date="2026-02-16T11:31:00Z" w16du:dateUtc="2026-02-16T16:31:00Z">
              <w:tcPr>
                <w:tcW w:w="2584" w:type="pct"/>
                <w:tcBorders>
                  <w:top w:val="nil"/>
                  <w:left w:val="nil"/>
                  <w:bottom w:val="nil"/>
                  <w:right w:val="nil"/>
                </w:tcBorders>
                <w:noWrap/>
                <w:vAlign w:val="bottom"/>
                <w:hideMark/>
              </w:tcPr>
            </w:tcPrChange>
          </w:tcPr>
          <w:p w14:paraId="2FDEB3A9" w14:textId="6ACFD9DB" w:rsidR="006F6E3D" w:rsidRPr="00E9723A" w:rsidDel="0080672F" w:rsidRDefault="006F6E3D" w:rsidP="007B3586">
            <w:pPr>
              <w:spacing w:line="240" w:lineRule="auto"/>
              <w:ind w:firstLineChars="100" w:firstLine="220"/>
              <w:contextualSpacing w:val="0"/>
              <w:rPr>
                <w:del w:id="518" w:author="Silver, Ian" w:date="2026-02-16T11:30:00Z" w16du:dateUtc="2026-02-16T16:30:00Z"/>
                <w:rFonts w:eastAsia="Times New Roman" w:cs="Times New Roman"/>
                <w:color w:val="000000"/>
                <w:sz w:val="22"/>
                <w:szCs w:val="22"/>
              </w:rPr>
            </w:pPr>
            <w:del w:id="519" w:author="Silver, Ian" w:date="2026-02-16T11:30:00Z" w16du:dateUtc="2026-02-16T16:30:00Z">
              <w:r w:rsidRPr="00E9723A" w:rsidDel="0080672F">
                <w:rPr>
                  <w:rFonts w:eastAsia="Times New Roman" w:cs="Times New Roman"/>
                  <w:color w:val="000000"/>
                  <w:sz w:val="22"/>
                  <w:szCs w:val="22"/>
                </w:rPr>
                <w:delText xml:space="preserve">Wave </w:delText>
              </w:r>
            </w:del>
          </w:p>
        </w:tc>
        <w:tc>
          <w:tcPr>
            <w:tcW w:w="755" w:type="pct"/>
            <w:tcBorders>
              <w:top w:val="nil"/>
              <w:left w:val="nil"/>
              <w:bottom w:val="nil"/>
              <w:right w:val="nil"/>
            </w:tcBorders>
            <w:noWrap/>
            <w:vAlign w:val="bottom"/>
            <w:hideMark/>
            <w:tcPrChange w:id="520" w:author="Silver, Ian" w:date="2026-02-16T11:31:00Z" w16du:dateUtc="2026-02-16T16:31:00Z">
              <w:tcPr>
                <w:tcW w:w="754" w:type="pct"/>
                <w:tcBorders>
                  <w:top w:val="nil"/>
                  <w:left w:val="nil"/>
                  <w:bottom w:val="nil"/>
                  <w:right w:val="nil"/>
                </w:tcBorders>
                <w:noWrap/>
                <w:vAlign w:val="bottom"/>
                <w:hideMark/>
              </w:tcPr>
            </w:tcPrChange>
          </w:tcPr>
          <w:p w14:paraId="0D9F1F55" w14:textId="7B4D45D9" w:rsidR="006F6E3D" w:rsidRPr="00E9723A" w:rsidDel="0080672F" w:rsidRDefault="006F6E3D" w:rsidP="007B3586">
            <w:pPr>
              <w:spacing w:line="240" w:lineRule="auto"/>
              <w:contextualSpacing w:val="0"/>
              <w:jc w:val="center"/>
              <w:rPr>
                <w:del w:id="521" w:author="Silver, Ian" w:date="2026-02-16T11:30:00Z" w16du:dateUtc="2026-02-16T16:30:00Z"/>
                <w:rFonts w:eastAsia="Times New Roman" w:cs="Times New Roman"/>
                <w:color w:val="000000"/>
                <w:sz w:val="22"/>
                <w:szCs w:val="22"/>
              </w:rPr>
            </w:pPr>
            <w:del w:id="522" w:author="Silver, Ian" w:date="2026-02-16T11:30:00Z" w16du:dateUtc="2026-02-16T16:30:00Z">
              <w:r w:rsidDel="0080672F">
                <w:rPr>
                  <w:color w:val="000000"/>
                  <w:sz w:val="22"/>
                  <w:szCs w:val="22"/>
                </w:rPr>
                <w:delText>8.57</w:delText>
              </w:r>
            </w:del>
          </w:p>
        </w:tc>
        <w:tc>
          <w:tcPr>
            <w:tcW w:w="752" w:type="pct"/>
            <w:tcBorders>
              <w:top w:val="nil"/>
              <w:left w:val="nil"/>
              <w:bottom w:val="nil"/>
              <w:right w:val="nil"/>
            </w:tcBorders>
            <w:noWrap/>
            <w:vAlign w:val="bottom"/>
            <w:hideMark/>
            <w:tcPrChange w:id="523" w:author="Silver, Ian" w:date="2026-02-16T11:31:00Z" w16du:dateUtc="2026-02-16T16:31:00Z">
              <w:tcPr>
                <w:tcW w:w="754" w:type="pct"/>
                <w:tcBorders>
                  <w:top w:val="nil"/>
                  <w:left w:val="nil"/>
                  <w:bottom w:val="nil"/>
                  <w:right w:val="nil"/>
                </w:tcBorders>
                <w:noWrap/>
                <w:vAlign w:val="bottom"/>
                <w:hideMark/>
              </w:tcPr>
            </w:tcPrChange>
          </w:tcPr>
          <w:p w14:paraId="2C81B78D" w14:textId="119B9856" w:rsidR="006F6E3D" w:rsidRPr="00E9723A" w:rsidDel="0080672F" w:rsidRDefault="006F6E3D" w:rsidP="007B3586">
            <w:pPr>
              <w:spacing w:line="240" w:lineRule="auto"/>
              <w:contextualSpacing w:val="0"/>
              <w:jc w:val="center"/>
              <w:rPr>
                <w:del w:id="524" w:author="Silver, Ian" w:date="2026-02-16T11:30:00Z" w16du:dateUtc="2026-02-16T16:30:00Z"/>
                <w:rFonts w:eastAsia="Times New Roman" w:cs="Times New Roman"/>
                <w:color w:val="000000"/>
                <w:sz w:val="22"/>
                <w:szCs w:val="22"/>
              </w:rPr>
            </w:pPr>
            <w:del w:id="525" w:author="Silver, Ian" w:date="2026-02-16T11:30:00Z" w16du:dateUtc="2026-02-16T16:30:00Z">
              <w:r w:rsidDel="0080672F">
                <w:rPr>
                  <w:color w:val="000000"/>
                  <w:sz w:val="22"/>
                  <w:szCs w:val="22"/>
                </w:rPr>
                <w:delText>5.49</w:delText>
              </w:r>
            </w:del>
          </w:p>
        </w:tc>
        <w:tc>
          <w:tcPr>
            <w:tcW w:w="752" w:type="pct"/>
            <w:tcBorders>
              <w:top w:val="nil"/>
              <w:left w:val="nil"/>
              <w:bottom w:val="nil"/>
              <w:right w:val="nil"/>
            </w:tcBorders>
            <w:noWrap/>
            <w:vAlign w:val="bottom"/>
            <w:hideMark/>
            <w:tcPrChange w:id="526" w:author="Silver, Ian" w:date="2026-02-16T11:31:00Z" w16du:dateUtc="2026-02-16T16:31:00Z">
              <w:tcPr>
                <w:tcW w:w="754" w:type="pct"/>
                <w:gridSpan w:val="2"/>
                <w:tcBorders>
                  <w:top w:val="nil"/>
                  <w:left w:val="nil"/>
                  <w:bottom w:val="nil"/>
                  <w:right w:val="nil"/>
                </w:tcBorders>
                <w:noWrap/>
                <w:vAlign w:val="bottom"/>
                <w:hideMark/>
              </w:tcPr>
            </w:tcPrChange>
          </w:tcPr>
          <w:p w14:paraId="076B747E" w14:textId="58C9E9A5" w:rsidR="006F6E3D" w:rsidRPr="00E9723A" w:rsidDel="0080672F" w:rsidRDefault="006F6E3D" w:rsidP="007B3586">
            <w:pPr>
              <w:spacing w:line="240" w:lineRule="auto"/>
              <w:contextualSpacing w:val="0"/>
              <w:jc w:val="center"/>
              <w:rPr>
                <w:del w:id="527" w:author="Silver, Ian" w:date="2026-02-16T11:30:00Z" w16du:dateUtc="2026-02-16T16:30:00Z"/>
                <w:rFonts w:eastAsia="Times New Roman" w:cs="Times New Roman"/>
                <w:color w:val="000000"/>
                <w:sz w:val="22"/>
                <w:szCs w:val="22"/>
              </w:rPr>
            </w:pPr>
            <w:del w:id="528" w:author="Silver, Ian" w:date="2026-02-16T11:30:00Z" w16du:dateUtc="2026-02-16T16:30:00Z">
              <w:r w:rsidDel="0080672F">
                <w:rPr>
                  <w:color w:val="000000"/>
                  <w:sz w:val="22"/>
                  <w:szCs w:val="22"/>
                </w:rPr>
                <w:delText>1</w:delText>
              </w:r>
            </w:del>
          </w:p>
        </w:tc>
        <w:tc>
          <w:tcPr>
            <w:tcW w:w="156" w:type="pct"/>
            <w:tcBorders>
              <w:top w:val="nil"/>
              <w:left w:val="nil"/>
              <w:bottom w:val="nil"/>
              <w:right w:val="nil"/>
            </w:tcBorders>
            <w:noWrap/>
            <w:vAlign w:val="bottom"/>
            <w:hideMark/>
            <w:tcPrChange w:id="529" w:author="Silver, Ian" w:date="2026-02-16T11:31:00Z" w16du:dateUtc="2026-02-16T16:31:00Z">
              <w:tcPr>
                <w:tcW w:w="754" w:type="pct"/>
                <w:tcBorders>
                  <w:top w:val="nil"/>
                  <w:left w:val="nil"/>
                  <w:bottom w:val="nil"/>
                  <w:right w:val="nil"/>
                </w:tcBorders>
                <w:noWrap/>
                <w:vAlign w:val="bottom"/>
                <w:hideMark/>
              </w:tcPr>
            </w:tcPrChange>
          </w:tcPr>
          <w:p w14:paraId="4060B833" w14:textId="2D635D79" w:rsidR="006F6E3D" w:rsidRPr="00E9723A" w:rsidDel="0080672F" w:rsidRDefault="006F6E3D" w:rsidP="007B3586">
            <w:pPr>
              <w:spacing w:line="240" w:lineRule="auto"/>
              <w:contextualSpacing w:val="0"/>
              <w:jc w:val="center"/>
              <w:rPr>
                <w:del w:id="530" w:author="Silver, Ian" w:date="2026-02-16T11:30:00Z" w16du:dateUtc="2026-02-16T16:30:00Z"/>
                <w:rFonts w:eastAsia="Times New Roman" w:cs="Times New Roman"/>
                <w:color w:val="000000"/>
                <w:sz w:val="22"/>
                <w:szCs w:val="22"/>
              </w:rPr>
            </w:pPr>
            <w:del w:id="531" w:author="Silver, Ian" w:date="2026-02-16T11:30:00Z" w16du:dateUtc="2026-02-16T16:30:00Z">
              <w:r w:rsidDel="0080672F">
                <w:rPr>
                  <w:color w:val="000000"/>
                  <w:sz w:val="22"/>
                  <w:szCs w:val="22"/>
                </w:rPr>
                <w:delText>19</w:delText>
              </w:r>
            </w:del>
          </w:p>
        </w:tc>
      </w:tr>
      <w:tr w:rsidR="006F6E3D" w:rsidRPr="00E9723A" w:rsidDel="0080672F" w14:paraId="402EAABC" w14:textId="78EFC231" w:rsidTr="0080672F">
        <w:trPr>
          <w:trHeight w:val="144"/>
          <w:del w:id="532" w:author="Silver, Ian" w:date="2026-02-16T11:30:00Z"/>
          <w:trPrChange w:id="533"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534" w:author="Silver, Ian" w:date="2026-02-16T11:31:00Z" w16du:dateUtc="2026-02-16T16:31:00Z">
              <w:tcPr>
                <w:tcW w:w="2584" w:type="pct"/>
                <w:tcBorders>
                  <w:top w:val="nil"/>
                  <w:left w:val="nil"/>
                  <w:bottom w:val="nil"/>
                  <w:right w:val="nil"/>
                </w:tcBorders>
                <w:noWrap/>
                <w:vAlign w:val="bottom"/>
                <w:hideMark/>
              </w:tcPr>
            </w:tcPrChange>
          </w:tcPr>
          <w:p w14:paraId="397075A8" w14:textId="3E8FE625" w:rsidR="006F6E3D" w:rsidRPr="00E9723A" w:rsidDel="0080672F" w:rsidRDefault="006F6E3D" w:rsidP="007B3586">
            <w:pPr>
              <w:spacing w:line="240" w:lineRule="auto"/>
              <w:ind w:firstLineChars="100" w:firstLine="220"/>
              <w:contextualSpacing w:val="0"/>
              <w:rPr>
                <w:del w:id="535" w:author="Silver, Ian" w:date="2026-02-16T11:30:00Z" w16du:dateUtc="2026-02-16T16:30:00Z"/>
                <w:rFonts w:eastAsia="Times New Roman" w:cs="Times New Roman"/>
                <w:color w:val="000000"/>
                <w:sz w:val="22"/>
                <w:szCs w:val="22"/>
              </w:rPr>
            </w:pPr>
            <w:del w:id="536" w:author="Silver, Ian" w:date="2026-02-16T11:30:00Z" w16du:dateUtc="2026-02-16T16:30:00Z">
              <w:r w:rsidRPr="00E9723A" w:rsidDel="0080672F">
                <w:rPr>
                  <w:rFonts w:eastAsia="Times New Roman" w:cs="Times New Roman"/>
                  <w:color w:val="000000"/>
                  <w:sz w:val="22"/>
                  <w:szCs w:val="22"/>
                </w:rPr>
                <w:delText>Number of Arrests (2002-2019)</w:delText>
              </w:r>
            </w:del>
          </w:p>
        </w:tc>
        <w:tc>
          <w:tcPr>
            <w:tcW w:w="755" w:type="pct"/>
            <w:tcBorders>
              <w:top w:val="nil"/>
              <w:left w:val="nil"/>
              <w:bottom w:val="nil"/>
              <w:right w:val="nil"/>
            </w:tcBorders>
            <w:noWrap/>
            <w:vAlign w:val="bottom"/>
            <w:hideMark/>
            <w:tcPrChange w:id="537" w:author="Silver, Ian" w:date="2026-02-16T11:31:00Z" w16du:dateUtc="2026-02-16T16:31:00Z">
              <w:tcPr>
                <w:tcW w:w="754" w:type="pct"/>
                <w:tcBorders>
                  <w:top w:val="nil"/>
                  <w:left w:val="nil"/>
                  <w:bottom w:val="nil"/>
                  <w:right w:val="nil"/>
                </w:tcBorders>
                <w:noWrap/>
                <w:vAlign w:val="bottom"/>
                <w:hideMark/>
              </w:tcPr>
            </w:tcPrChange>
          </w:tcPr>
          <w:p w14:paraId="2A5E7703" w14:textId="1F09FFCD" w:rsidR="006F6E3D" w:rsidRPr="00E9723A" w:rsidDel="0080672F" w:rsidRDefault="006F6E3D" w:rsidP="007B3586">
            <w:pPr>
              <w:spacing w:line="240" w:lineRule="auto"/>
              <w:contextualSpacing w:val="0"/>
              <w:jc w:val="center"/>
              <w:rPr>
                <w:del w:id="538" w:author="Silver, Ian" w:date="2026-02-16T11:30:00Z" w16du:dateUtc="2026-02-16T16:30:00Z"/>
                <w:rFonts w:eastAsia="Times New Roman" w:cs="Times New Roman"/>
                <w:color w:val="000000"/>
                <w:sz w:val="22"/>
                <w:szCs w:val="22"/>
              </w:rPr>
            </w:pPr>
            <w:del w:id="539" w:author="Silver, Ian" w:date="2026-02-16T11:30:00Z" w16du:dateUtc="2026-02-16T16:30:00Z">
              <w:r w:rsidDel="0080672F">
                <w:rPr>
                  <w:color w:val="000000"/>
                  <w:sz w:val="22"/>
                  <w:szCs w:val="22"/>
                </w:rPr>
                <w:delText>0.05</w:delText>
              </w:r>
            </w:del>
          </w:p>
        </w:tc>
        <w:tc>
          <w:tcPr>
            <w:tcW w:w="752" w:type="pct"/>
            <w:tcBorders>
              <w:top w:val="nil"/>
              <w:left w:val="nil"/>
              <w:bottom w:val="nil"/>
              <w:right w:val="nil"/>
            </w:tcBorders>
            <w:noWrap/>
            <w:vAlign w:val="bottom"/>
            <w:hideMark/>
            <w:tcPrChange w:id="540" w:author="Silver, Ian" w:date="2026-02-16T11:31:00Z" w16du:dateUtc="2026-02-16T16:31:00Z">
              <w:tcPr>
                <w:tcW w:w="754" w:type="pct"/>
                <w:tcBorders>
                  <w:top w:val="nil"/>
                  <w:left w:val="nil"/>
                  <w:bottom w:val="nil"/>
                  <w:right w:val="nil"/>
                </w:tcBorders>
                <w:noWrap/>
                <w:vAlign w:val="bottom"/>
                <w:hideMark/>
              </w:tcPr>
            </w:tcPrChange>
          </w:tcPr>
          <w:p w14:paraId="050884C9" w14:textId="6D400E96" w:rsidR="006F6E3D" w:rsidRPr="00E9723A" w:rsidDel="0080672F" w:rsidRDefault="006F6E3D" w:rsidP="007B3586">
            <w:pPr>
              <w:spacing w:line="240" w:lineRule="auto"/>
              <w:contextualSpacing w:val="0"/>
              <w:jc w:val="center"/>
              <w:rPr>
                <w:del w:id="541" w:author="Silver, Ian" w:date="2026-02-16T11:30:00Z" w16du:dateUtc="2026-02-16T16:30:00Z"/>
                <w:rFonts w:eastAsia="Times New Roman" w:cs="Times New Roman"/>
                <w:color w:val="000000"/>
                <w:sz w:val="22"/>
                <w:szCs w:val="22"/>
              </w:rPr>
            </w:pPr>
            <w:del w:id="542" w:author="Silver, Ian" w:date="2026-02-16T11:30:00Z" w16du:dateUtc="2026-02-16T16:30:00Z">
              <w:r w:rsidDel="0080672F">
                <w:rPr>
                  <w:color w:val="000000"/>
                  <w:sz w:val="22"/>
                  <w:szCs w:val="22"/>
                </w:rPr>
                <w:delText>0.47</w:delText>
              </w:r>
            </w:del>
          </w:p>
        </w:tc>
        <w:tc>
          <w:tcPr>
            <w:tcW w:w="752" w:type="pct"/>
            <w:tcBorders>
              <w:top w:val="nil"/>
              <w:left w:val="nil"/>
              <w:bottom w:val="nil"/>
              <w:right w:val="nil"/>
            </w:tcBorders>
            <w:noWrap/>
            <w:vAlign w:val="bottom"/>
            <w:hideMark/>
            <w:tcPrChange w:id="543" w:author="Silver, Ian" w:date="2026-02-16T11:31:00Z" w16du:dateUtc="2026-02-16T16:31:00Z">
              <w:tcPr>
                <w:tcW w:w="754" w:type="pct"/>
                <w:gridSpan w:val="2"/>
                <w:tcBorders>
                  <w:top w:val="nil"/>
                  <w:left w:val="nil"/>
                  <w:bottom w:val="nil"/>
                  <w:right w:val="nil"/>
                </w:tcBorders>
                <w:noWrap/>
                <w:vAlign w:val="bottom"/>
                <w:hideMark/>
              </w:tcPr>
            </w:tcPrChange>
          </w:tcPr>
          <w:p w14:paraId="32DACC91" w14:textId="3A2783B2" w:rsidR="006F6E3D" w:rsidRPr="00E9723A" w:rsidDel="0080672F" w:rsidRDefault="006F6E3D" w:rsidP="007B3586">
            <w:pPr>
              <w:spacing w:line="240" w:lineRule="auto"/>
              <w:contextualSpacing w:val="0"/>
              <w:jc w:val="center"/>
              <w:rPr>
                <w:del w:id="544" w:author="Silver, Ian" w:date="2026-02-16T11:30:00Z" w16du:dateUtc="2026-02-16T16:30:00Z"/>
                <w:rFonts w:eastAsia="Times New Roman" w:cs="Times New Roman"/>
                <w:color w:val="000000"/>
                <w:sz w:val="22"/>
                <w:szCs w:val="22"/>
              </w:rPr>
            </w:pPr>
            <w:del w:id="545" w:author="Silver, Ian" w:date="2026-02-16T11:30:00Z" w16du:dateUtc="2026-02-16T16:30:00Z">
              <w:r w:rsidDel="0080672F">
                <w:rPr>
                  <w:color w:val="000000"/>
                  <w:sz w:val="22"/>
                  <w:szCs w:val="22"/>
                </w:rPr>
                <w:delText>0</w:delText>
              </w:r>
            </w:del>
          </w:p>
        </w:tc>
        <w:tc>
          <w:tcPr>
            <w:tcW w:w="156" w:type="pct"/>
            <w:tcBorders>
              <w:top w:val="nil"/>
              <w:left w:val="nil"/>
              <w:bottom w:val="nil"/>
              <w:right w:val="nil"/>
            </w:tcBorders>
            <w:noWrap/>
            <w:vAlign w:val="bottom"/>
            <w:hideMark/>
            <w:tcPrChange w:id="546" w:author="Silver, Ian" w:date="2026-02-16T11:31:00Z" w16du:dateUtc="2026-02-16T16:31:00Z">
              <w:tcPr>
                <w:tcW w:w="754" w:type="pct"/>
                <w:tcBorders>
                  <w:top w:val="nil"/>
                  <w:left w:val="nil"/>
                  <w:bottom w:val="nil"/>
                  <w:right w:val="nil"/>
                </w:tcBorders>
                <w:noWrap/>
                <w:vAlign w:val="bottom"/>
                <w:hideMark/>
              </w:tcPr>
            </w:tcPrChange>
          </w:tcPr>
          <w:p w14:paraId="0EE69D56" w14:textId="64D2756D" w:rsidR="006F6E3D" w:rsidRPr="00E9723A" w:rsidDel="0080672F" w:rsidRDefault="006F6E3D" w:rsidP="007B3586">
            <w:pPr>
              <w:spacing w:line="240" w:lineRule="auto"/>
              <w:contextualSpacing w:val="0"/>
              <w:jc w:val="center"/>
              <w:rPr>
                <w:del w:id="547" w:author="Silver, Ian" w:date="2026-02-16T11:30:00Z" w16du:dateUtc="2026-02-16T16:30:00Z"/>
                <w:rFonts w:eastAsia="Times New Roman" w:cs="Times New Roman"/>
                <w:color w:val="000000"/>
                <w:sz w:val="22"/>
                <w:szCs w:val="22"/>
              </w:rPr>
            </w:pPr>
            <w:del w:id="548" w:author="Silver, Ian" w:date="2026-02-16T11:30:00Z" w16du:dateUtc="2026-02-16T16:30:00Z">
              <w:r w:rsidDel="0080672F">
                <w:rPr>
                  <w:color w:val="000000"/>
                  <w:sz w:val="22"/>
                  <w:szCs w:val="22"/>
                </w:rPr>
                <w:delText>60</w:delText>
              </w:r>
            </w:del>
          </w:p>
        </w:tc>
      </w:tr>
      <w:tr w:rsidR="006F6E3D" w:rsidRPr="00E9723A" w:rsidDel="0080672F" w14:paraId="19A877EC" w14:textId="340BF835" w:rsidTr="0080672F">
        <w:trPr>
          <w:trHeight w:val="144"/>
          <w:del w:id="549" w:author="Silver, Ian" w:date="2026-02-16T11:30:00Z"/>
          <w:trPrChange w:id="550"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551" w:author="Silver, Ian" w:date="2026-02-16T11:31:00Z" w16du:dateUtc="2026-02-16T16:31:00Z">
              <w:tcPr>
                <w:tcW w:w="2584" w:type="pct"/>
                <w:tcBorders>
                  <w:top w:val="nil"/>
                  <w:left w:val="nil"/>
                  <w:bottom w:val="nil"/>
                  <w:right w:val="nil"/>
                </w:tcBorders>
                <w:noWrap/>
                <w:vAlign w:val="bottom"/>
                <w:hideMark/>
              </w:tcPr>
            </w:tcPrChange>
          </w:tcPr>
          <w:p w14:paraId="5958B481" w14:textId="2A08CCFA" w:rsidR="006F6E3D" w:rsidRPr="00E9723A" w:rsidDel="0080672F" w:rsidRDefault="006F6E3D" w:rsidP="007B3586">
            <w:pPr>
              <w:spacing w:line="240" w:lineRule="auto"/>
              <w:ind w:firstLineChars="100" w:firstLine="220"/>
              <w:contextualSpacing w:val="0"/>
              <w:rPr>
                <w:del w:id="552" w:author="Silver, Ian" w:date="2026-02-16T11:30:00Z" w16du:dateUtc="2026-02-16T16:30:00Z"/>
                <w:rFonts w:eastAsia="Times New Roman" w:cs="Times New Roman"/>
                <w:color w:val="000000"/>
                <w:sz w:val="22"/>
                <w:szCs w:val="22"/>
              </w:rPr>
            </w:pPr>
            <w:del w:id="553" w:author="Silver, Ian" w:date="2026-02-16T11:30:00Z" w16du:dateUtc="2026-02-16T16:30:00Z">
              <w:r w:rsidRPr="00E9723A" w:rsidDel="0080672F">
                <w:rPr>
                  <w:rFonts w:eastAsia="Times New Roman" w:cs="Times New Roman"/>
                  <w:color w:val="000000"/>
                  <w:sz w:val="22"/>
                  <w:szCs w:val="22"/>
                </w:rPr>
                <w:delText>Months Incarcerated (2002-2019)</w:delText>
              </w:r>
            </w:del>
          </w:p>
        </w:tc>
        <w:tc>
          <w:tcPr>
            <w:tcW w:w="755" w:type="pct"/>
            <w:tcBorders>
              <w:top w:val="nil"/>
              <w:left w:val="nil"/>
              <w:bottom w:val="nil"/>
              <w:right w:val="nil"/>
            </w:tcBorders>
            <w:noWrap/>
            <w:vAlign w:val="bottom"/>
            <w:hideMark/>
            <w:tcPrChange w:id="554" w:author="Silver, Ian" w:date="2026-02-16T11:31:00Z" w16du:dateUtc="2026-02-16T16:31:00Z">
              <w:tcPr>
                <w:tcW w:w="754" w:type="pct"/>
                <w:tcBorders>
                  <w:top w:val="nil"/>
                  <w:left w:val="nil"/>
                  <w:bottom w:val="nil"/>
                  <w:right w:val="nil"/>
                </w:tcBorders>
                <w:noWrap/>
                <w:vAlign w:val="bottom"/>
                <w:hideMark/>
              </w:tcPr>
            </w:tcPrChange>
          </w:tcPr>
          <w:p w14:paraId="3B119A45" w14:textId="232E367B" w:rsidR="006F6E3D" w:rsidRPr="00E9723A" w:rsidDel="0080672F" w:rsidRDefault="006F6E3D" w:rsidP="007B3586">
            <w:pPr>
              <w:spacing w:line="240" w:lineRule="auto"/>
              <w:contextualSpacing w:val="0"/>
              <w:jc w:val="center"/>
              <w:rPr>
                <w:del w:id="555" w:author="Silver, Ian" w:date="2026-02-16T11:30:00Z" w16du:dateUtc="2026-02-16T16:30:00Z"/>
                <w:rFonts w:eastAsia="Times New Roman" w:cs="Times New Roman"/>
                <w:color w:val="000000"/>
                <w:sz w:val="22"/>
                <w:szCs w:val="22"/>
              </w:rPr>
            </w:pPr>
            <w:del w:id="556" w:author="Silver, Ian" w:date="2026-02-16T11:30:00Z" w16du:dateUtc="2026-02-16T16:30:00Z">
              <w:r w:rsidDel="0080672F">
                <w:rPr>
                  <w:color w:val="000000"/>
                  <w:sz w:val="22"/>
                  <w:szCs w:val="22"/>
                </w:rPr>
                <w:delText>0.17</w:delText>
              </w:r>
            </w:del>
          </w:p>
        </w:tc>
        <w:tc>
          <w:tcPr>
            <w:tcW w:w="752" w:type="pct"/>
            <w:tcBorders>
              <w:top w:val="nil"/>
              <w:left w:val="nil"/>
              <w:bottom w:val="nil"/>
              <w:right w:val="nil"/>
            </w:tcBorders>
            <w:noWrap/>
            <w:vAlign w:val="bottom"/>
            <w:hideMark/>
            <w:tcPrChange w:id="557" w:author="Silver, Ian" w:date="2026-02-16T11:31:00Z" w16du:dateUtc="2026-02-16T16:31:00Z">
              <w:tcPr>
                <w:tcW w:w="754" w:type="pct"/>
                <w:tcBorders>
                  <w:top w:val="nil"/>
                  <w:left w:val="nil"/>
                  <w:bottom w:val="nil"/>
                  <w:right w:val="nil"/>
                </w:tcBorders>
                <w:noWrap/>
                <w:vAlign w:val="bottom"/>
                <w:hideMark/>
              </w:tcPr>
            </w:tcPrChange>
          </w:tcPr>
          <w:p w14:paraId="2D582801" w14:textId="1D9CFF29" w:rsidR="006F6E3D" w:rsidRPr="00E9723A" w:rsidDel="0080672F" w:rsidRDefault="006F6E3D" w:rsidP="007B3586">
            <w:pPr>
              <w:spacing w:line="240" w:lineRule="auto"/>
              <w:contextualSpacing w:val="0"/>
              <w:jc w:val="center"/>
              <w:rPr>
                <w:del w:id="558" w:author="Silver, Ian" w:date="2026-02-16T11:30:00Z" w16du:dateUtc="2026-02-16T16:30:00Z"/>
                <w:rFonts w:eastAsia="Times New Roman" w:cs="Times New Roman"/>
                <w:color w:val="000000"/>
                <w:sz w:val="22"/>
                <w:szCs w:val="22"/>
              </w:rPr>
            </w:pPr>
            <w:del w:id="559" w:author="Silver, Ian" w:date="2026-02-16T11:30:00Z" w16du:dateUtc="2026-02-16T16:30:00Z">
              <w:r w:rsidDel="0080672F">
                <w:rPr>
                  <w:color w:val="000000"/>
                  <w:sz w:val="22"/>
                  <w:szCs w:val="22"/>
                </w:rPr>
                <w:delText>1.31</w:delText>
              </w:r>
            </w:del>
          </w:p>
        </w:tc>
        <w:tc>
          <w:tcPr>
            <w:tcW w:w="752" w:type="pct"/>
            <w:tcBorders>
              <w:top w:val="nil"/>
              <w:left w:val="nil"/>
              <w:bottom w:val="nil"/>
              <w:right w:val="nil"/>
            </w:tcBorders>
            <w:noWrap/>
            <w:vAlign w:val="bottom"/>
            <w:hideMark/>
            <w:tcPrChange w:id="560" w:author="Silver, Ian" w:date="2026-02-16T11:31:00Z" w16du:dateUtc="2026-02-16T16:31:00Z">
              <w:tcPr>
                <w:tcW w:w="754" w:type="pct"/>
                <w:gridSpan w:val="2"/>
                <w:tcBorders>
                  <w:top w:val="nil"/>
                  <w:left w:val="nil"/>
                  <w:bottom w:val="nil"/>
                  <w:right w:val="nil"/>
                </w:tcBorders>
                <w:noWrap/>
                <w:vAlign w:val="bottom"/>
                <w:hideMark/>
              </w:tcPr>
            </w:tcPrChange>
          </w:tcPr>
          <w:p w14:paraId="2A036729" w14:textId="29ACB91A" w:rsidR="006F6E3D" w:rsidRPr="00E9723A" w:rsidDel="0080672F" w:rsidRDefault="006F6E3D" w:rsidP="007B3586">
            <w:pPr>
              <w:spacing w:line="240" w:lineRule="auto"/>
              <w:contextualSpacing w:val="0"/>
              <w:jc w:val="center"/>
              <w:rPr>
                <w:del w:id="561" w:author="Silver, Ian" w:date="2026-02-16T11:30:00Z" w16du:dateUtc="2026-02-16T16:30:00Z"/>
                <w:rFonts w:eastAsia="Times New Roman" w:cs="Times New Roman"/>
                <w:color w:val="000000"/>
                <w:sz w:val="22"/>
                <w:szCs w:val="22"/>
              </w:rPr>
            </w:pPr>
            <w:del w:id="562" w:author="Silver, Ian" w:date="2026-02-16T11:30:00Z" w16du:dateUtc="2026-02-16T16:30:00Z">
              <w:r w:rsidDel="0080672F">
                <w:rPr>
                  <w:color w:val="000000"/>
                  <w:sz w:val="22"/>
                  <w:szCs w:val="22"/>
                </w:rPr>
                <w:delText>0</w:delText>
              </w:r>
            </w:del>
          </w:p>
        </w:tc>
        <w:tc>
          <w:tcPr>
            <w:tcW w:w="156" w:type="pct"/>
            <w:tcBorders>
              <w:top w:val="nil"/>
              <w:left w:val="nil"/>
              <w:bottom w:val="nil"/>
              <w:right w:val="nil"/>
            </w:tcBorders>
            <w:noWrap/>
            <w:vAlign w:val="bottom"/>
            <w:hideMark/>
            <w:tcPrChange w:id="563" w:author="Silver, Ian" w:date="2026-02-16T11:31:00Z" w16du:dateUtc="2026-02-16T16:31:00Z">
              <w:tcPr>
                <w:tcW w:w="754" w:type="pct"/>
                <w:tcBorders>
                  <w:top w:val="nil"/>
                  <w:left w:val="nil"/>
                  <w:bottom w:val="nil"/>
                  <w:right w:val="nil"/>
                </w:tcBorders>
                <w:noWrap/>
                <w:vAlign w:val="bottom"/>
                <w:hideMark/>
              </w:tcPr>
            </w:tcPrChange>
          </w:tcPr>
          <w:p w14:paraId="5F995D98" w14:textId="30D34507" w:rsidR="006F6E3D" w:rsidRPr="00E9723A" w:rsidDel="0080672F" w:rsidRDefault="006F6E3D" w:rsidP="007B3586">
            <w:pPr>
              <w:spacing w:line="240" w:lineRule="auto"/>
              <w:contextualSpacing w:val="0"/>
              <w:jc w:val="center"/>
              <w:rPr>
                <w:del w:id="564" w:author="Silver, Ian" w:date="2026-02-16T11:30:00Z" w16du:dateUtc="2026-02-16T16:30:00Z"/>
                <w:rFonts w:eastAsia="Times New Roman" w:cs="Times New Roman"/>
                <w:color w:val="000000"/>
                <w:sz w:val="22"/>
                <w:szCs w:val="22"/>
              </w:rPr>
            </w:pPr>
            <w:del w:id="565" w:author="Silver, Ian" w:date="2026-02-16T11:30:00Z" w16du:dateUtc="2026-02-16T16:30:00Z">
              <w:r w:rsidDel="0080672F">
                <w:rPr>
                  <w:color w:val="000000"/>
                  <w:sz w:val="22"/>
                  <w:szCs w:val="22"/>
                </w:rPr>
                <w:delText>12</w:delText>
              </w:r>
            </w:del>
          </w:p>
        </w:tc>
      </w:tr>
      <w:tr w:rsidR="006F6E3D" w:rsidRPr="00E9723A" w:rsidDel="0080672F" w14:paraId="781A7A94" w14:textId="1151CCCA" w:rsidTr="0080672F">
        <w:trPr>
          <w:trHeight w:val="144"/>
          <w:del w:id="566" w:author="Silver, Ian" w:date="2026-02-16T11:30:00Z"/>
          <w:trPrChange w:id="567"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568" w:author="Silver, Ian" w:date="2026-02-16T11:31:00Z" w16du:dateUtc="2026-02-16T16:31:00Z">
              <w:tcPr>
                <w:tcW w:w="2584" w:type="pct"/>
                <w:tcBorders>
                  <w:top w:val="nil"/>
                  <w:left w:val="nil"/>
                  <w:bottom w:val="nil"/>
                  <w:right w:val="nil"/>
                </w:tcBorders>
                <w:noWrap/>
                <w:vAlign w:val="bottom"/>
                <w:hideMark/>
              </w:tcPr>
            </w:tcPrChange>
          </w:tcPr>
          <w:p w14:paraId="6F0D5B31" w14:textId="4201AF9E" w:rsidR="006F6E3D" w:rsidRPr="00E9723A" w:rsidDel="0080672F" w:rsidRDefault="006F6E3D" w:rsidP="007B3586">
            <w:pPr>
              <w:spacing w:line="240" w:lineRule="auto"/>
              <w:ind w:firstLineChars="100" w:firstLine="220"/>
              <w:contextualSpacing w:val="0"/>
              <w:rPr>
                <w:del w:id="569" w:author="Silver, Ian" w:date="2026-02-16T11:30:00Z" w16du:dateUtc="2026-02-16T16:30:00Z"/>
                <w:rFonts w:eastAsia="Times New Roman" w:cs="Times New Roman"/>
                <w:color w:val="000000"/>
                <w:sz w:val="22"/>
                <w:szCs w:val="22"/>
              </w:rPr>
            </w:pPr>
            <w:del w:id="570" w:author="Silver, Ian" w:date="2026-02-16T11:30:00Z" w16du:dateUtc="2026-02-16T16:30:00Z">
              <w:r w:rsidRPr="00E9723A" w:rsidDel="0080672F">
                <w:rPr>
                  <w:rFonts w:eastAsia="Times New Roman" w:cs="Times New Roman"/>
                  <w:color w:val="000000"/>
                  <w:sz w:val="22"/>
                  <w:szCs w:val="22"/>
                </w:rPr>
                <w:delText>General Health (2002-2019)</w:delText>
              </w:r>
            </w:del>
          </w:p>
        </w:tc>
        <w:tc>
          <w:tcPr>
            <w:tcW w:w="755" w:type="pct"/>
            <w:tcBorders>
              <w:top w:val="nil"/>
              <w:left w:val="nil"/>
              <w:bottom w:val="nil"/>
              <w:right w:val="nil"/>
            </w:tcBorders>
            <w:noWrap/>
            <w:vAlign w:val="bottom"/>
            <w:hideMark/>
            <w:tcPrChange w:id="571" w:author="Silver, Ian" w:date="2026-02-16T11:31:00Z" w16du:dateUtc="2026-02-16T16:31:00Z">
              <w:tcPr>
                <w:tcW w:w="754" w:type="pct"/>
                <w:tcBorders>
                  <w:top w:val="nil"/>
                  <w:left w:val="nil"/>
                  <w:bottom w:val="nil"/>
                  <w:right w:val="nil"/>
                </w:tcBorders>
                <w:noWrap/>
                <w:vAlign w:val="bottom"/>
                <w:hideMark/>
              </w:tcPr>
            </w:tcPrChange>
          </w:tcPr>
          <w:p w14:paraId="6E706B6C" w14:textId="04CAF4C5" w:rsidR="006F6E3D" w:rsidRPr="00E9723A" w:rsidDel="0080672F" w:rsidRDefault="006F6E3D" w:rsidP="007B3586">
            <w:pPr>
              <w:spacing w:line="240" w:lineRule="auto"/>
              <w:contextualSpacing w:val="0"/>
              <w:jc w:val="center"/>
              <w:rPr>
                <w:del w:id="572" w:author="Silver, Ian" w:date="2026-02-16T11:30:00Z" w16du:dateUtc="2026-02-16T16:30:00Z"/>
                <w:rFonts w:eastAsia="Times New Roman" w:cs="Times New Roman"/>
                <w:color w:val="000000"/>
                <w:sz w:val="22"/>
                <w:szCs w:val="22"/>
              </w:rPr>
            </w:pPr>
            <w:del w:id="573" w:author="Silver, Ian" w:date="2026-02-16T11:30:00Z" w16du:dateUtc="2026-02-16T16:30:00Z">
              <w:r w:rsidDel="0080672F">
                <w:rPr>
                  <w:color w:val="000000"/>
                  <w:sz w:val="22"/>
                  <w:szCs w:val="22"/>
                </w:rPr>
                <w:delText>2.23</w:delText>
              </w:r>
            </w:del>
          </w:p>
        </w:tc>
        <w:tc>
          <w:tcPr>
            <w:tcW w:w="752" w:type="pct"/>
            <w:tcBorders>
              <w:top w:val="nil"/>
              <w:left w:val="nil"/>
              <w:bottom w:val="nil"/>
              <w:right w:val="nil"/>
            </w:tcBorders>
            <w:noWrap/>
            <w:vAlign w:val="bottom"/>
            <w:hideMark/>
            <w:tcPrChange w:id="574" w:author="Silver, Ian" w:date="2026-02-16T11:31:00Z" w16du:dateUtc="2026-02-16T16:31:00Z">
              <w:tcPr>
                <w:tcW w:w="754" w:type="pct"/>
                <w:tcBorders>
                  <w:top w:val="nil"/>
                  <w:left w:val="nil"/>
                  <w:bottom w:val="nil"/>
                  <w:right w:val="nil"/>
                </w:tcBorders>
                <w:noWrap/>
                <w:vAlign w:val="bottom"/>
                <w:hideMark/>
              </w:tcPr>
            </w:tcPrChange>
          </w:tcPr>
          <w:p w14:paraId="69D5FB8D" w14:textId="61CC1283" w:rsidR="006F6E3D" w:rsidRPr="00E9723A" w:rsidDel="0080672F" w:rsidRDefault="006F6E3D" w:rsidP="007B3586">
            <w:pPr>
              <w:spacing w:line="240" w:lineRule="auto"/>
              <w:contextualSpacing w:val="0"/>
              <w:jc w:val="center"/>
              <w:rPr>
                <w:del w:id="575" w:author="Silver, Ian" w:date="2026-02-16T11:30:00Z" w16du:dateUtc="2026-02-16T16:30:00Z"/>
                <w:rFonts w:eastAsia="Times New Roman" w:cs="Times New Roman"/>
                <w:color w:val="000000"/>
                <w:sz w:val="22"/>
                <w:szCs w:val="22"/>
              </w:rPr>
            </w:pPr>
            <w:del w:id="576" w:author="Silver, Ian" w:date="2026-02-16T11:30:00Z" w16du:dateUtc="2026-02-16T16:30:00Z">
              <w:r w:rsidDel="0080672F">
                <w:rPr>
                  <w:color w:val="000000"/>
                  <w:sz w:val="22"/>
                  <w:szCs w:val="22"/>
                </w:rPr>
                <w:delText>0.96</w:delText>
              </w:r>
            </w:del>
          </w:p>
        </w:tc>
        <w:tc>
          <w:tcPr>
            <w:tcW w:w="752" w:type="pct"/>
            <w:tcBorders>
              <w:top w:val="nil"/>
              <w:left w:val="nil"/>
              <w:bottom w:val="nil"/>
              <w:right w:val="nil"/>
            </w:tcBorders>
            <w:noWrap/>
            <w:vAlign w:val="bottom"/>
            <w:hideMark/>
            <w:tcPrChange w:id="577" w:author="Silver, Ian" w:date="2026-02-16T11:31:00Z" w16du:dateUtc="2026-02-16T16:31:00Z">
              <w:tcPr>
                <w:tcW w:w="754" w:type="pct"/>
                <w:gridSpan w:val="2"/>
                <w:tcBorders>
                  <w:top w:val="nil"/>
                  <w:left w:val="nil"/>
                  <w:bottom w:val="nil"/>
                  <w:right w:val="nil"/>
                </w:tcBorders>
                <w:noWrap/>
                <w:vAlign w:val="bottom"/>
                <w:hideMark/>
              </w:tcPr>
            </w:tcPrChange>
          </w:tcPr>
          <w:p w14:paraId="51205106" w14:textId="2D5BE8D6" w:rsidR="006F6E3D" w:rsidRPr="00E9723A" w:rsidDel="0080672F" w:rsidRDefault="006F6E3D" w:rsidP="007B3586">
            <w:pPr>
              <w:spacing w:line="240" w:lineRule="auto"/>
              <w:contextualSpacing w:val="0"/>
              <w:jc w:val="center"/>
              <w:rPr>
                <w:del w:id="578" w:author="Silver, Ian" w:date="2026-02-16T11:30:00Z" w16du:dateUtc="2026-02-16T16:30:00Z"/>
                <w:rFonts w:eastAsia="Times New Roman" w:cs="Times New Roman"/>
                <w:color w:val="000000"/>
                <w:sz w:val="22"/>
                <w:szCs w:val="22"/>
              </w:rPr>
            </w:pPr>
            <w:del w:id="579" w:author="Silver, Ian" w:date="2026-02-16T11:30:00Z" w16du:dateUtc="2026-02-16T16:30:00Z">
              <w:r w:rsidDel="0080672F">
                <w:rPr>
                  <w:color w:val="000000"/>
                  <w:sz w:val="22"/>
                  <w:szCs w:val="22"/>
                </w:rPr>
                <w:delText>1</w:delText>
              </w:r>
            </w:del>
          </w:p>
        </w:tc>
        <w:tc>
          <w:tcPr>
            <w:tcW w:w="156" w:type="pct"/>
            <w:tcBorders>
              <w:top w:val="nil"/>
              <w:left w:val="nil"/>
              <w:bottom w:val="nil"/>
              <w:right w:val="nil"/>
            </w:tcBorders>
            <w:noWrap/>
            <w:vAlign w:val="bottom"/>
            <w:hideMark/>
            <w:tcPrChange w:id="580" w:author="Silver, Ian" w:date="2026-02-16T11:31:00Z" w16du:dateUtc="2026-02-16T16:31:00Z">
              <w:tcPr>
                <w:tcW w:w="754" w:type="pct"/>
                <w:tcBorders>
                  <w:top w:val="nil"/>
                  <w:left w:val="nil"/>
                  <w:bottom w:val="nil"/>
                  <w:right w:val="nil"/>
                </w:tcBorders>
                <w:noWrap/>
                <w:vAlign w:val="bottom"/>
                <w:hideMark/>
              </w:tcPr>
            </w:tcPrChange>
          </w:tcPr>
          <w:p w14:paraId="5FD1363C" w14:textId="30C85AD8" w:rsidR="006F6E3D" w:rsidRPr="00E9723A" w:rsidDel="0080672F" w:rsidRDefault="006F6E3D" w:rsidP="007B3586">
            <w:pPr>
              <w:spacing w:line="240" w:lineRule="auto"/>
              <w:contextualSpacing w:val="0"/>
              <w:jc w:val="center"/>
              <w:rPr>
                <w:del w:id="581" w:author="Silver, Ian" w:date="2026-02-16T11:30:00Z" w16du:dateUtc="2026-02-16T16:30:00Z"/>
                <w:rFonts w:eastAsia="Times New Roman" w:cs="Times New Roman"/>
                <w:color w:val="000000"/>
                <w:sz w:val="22"/>
                <w:szCs w:val="22"/>
              </w:rPr>
            </w:pPr>
            <w:del w:id="582" w:author="Silver, Ian" w:date="2026-02-16T11:30:00Z" w16du:dateUtc="2026-02-16T16:30:00Z">
              <w:r w:rsidDel="0080672F">
                <w:rPr>
                  <w:color w:val="000000"/>
                  <w:sz w:val="22"/>
                  <w:szCs w:val="22"/>
                </w:rPr>
                <w:delText>5</w:delText>
              </w:r>
            </w:del>
          </w:p>
        </w:tc>
      </w:tr>
      <w:tr w:rsidR="006F6E3D" w:rsidRPr="00E9723A" w:rsidDel="0080672F" w14:paraId="23057F5C" w14:textId="691496CA" w:rsidTr="0080672F">
        <w:trPr>
          <w:trHeight w:val="144"/>
          <w:del w:id="583" w:author="Silver, Ian" w:date="2026-02-16T11:30:00Z"/>
          <w:trPrChange w:id="584"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585" w:author="Silver, Ian" w:date="2026-02-16T11:31:00Z" w16du:dateUtc="2026-02-16T16:31:00Z">
              <w:tcPr>
                <w:tcW w:w="2584" w:type="pct"/>
                <w:tcBorders>
                  <w:top w:val="nil"/>
                  <w:left w:val="nil"/>
                  <w:bottom w:val="nil"/>
                  <w:right w:val="nil"/>
                </w:tcBorders>
                <w:noWrap/>
                <w:vAlign w:val="bottom"/>
                <w:hideMark/>
              </w:tcPr>
            </w:tcPrChange>
          </w:tcPr>
          <w:p w14:paraId="2ADD775A" w14:textId="0CB3DEFC" w:rsidR="006F6E3D" w:rsidRPr="00E9723A" w:rsidDel="0080672F" w:rsidRDefault="006F6E3D" w:rsidP="007B3586">
            <w:pPr>
              <w:spacing w:line="240" w:lineRule="auto"/>
              <w:ind w:firstLineChars="100" w:firstLine="220"/>
              <w:contextualSpacing w:val="0"/>
              <w:rPr>
                <w:del w:id="586" w:author="Silver, Ian" w:date="2026-02-16T11:30:00Z" w16du:dateUtc="2026-02-16T16:30:00Z"/>
                <w:rFonts w:eastAsia="Times New Roman" w:cs="Times New Roman"/>
                <w:color w:val="000000"/>
                <w:sz w:val="22"/>
                <w:szCs w:val="22"/>
              </w:rPr>
            </w:pPr>
            <w:del w:id="587" w:author="Silver, Ian" w:date="2026-02-16T11:30:00Z" w16du:dateUtc="2026-02-16T16:30:00Z">
              <w:r w:rsidRPr="00E9723A" w:rsidDel="0080672F">
                <w:rPr>
                  <w:rFonts w:eastAsia="Times New Roman" w:cs="Times New Roman"/>
                  <w:color w:val="000000"/>
                  <w:sz w:val="22"/>
                  <w:szCs w:val="22"/>
                </w:rPr>
                <w:delText>Weeks Worked (2002-2019)</w:delText>
              </w:r>
            </w:del>
          </w:p>
        </w:tc>
        <w:tc>
          <w:tcPr>
            <w:tcW w:w="755" w:type="pct"/>
            <w:tcBorders>
              <w:top w:val="nil"/>
              <w:left w:val="nil"/>
              <w:bottom w:val="nil"/>
              <w:right w:val="nil"/>
            </w:tcBorders>
            <w:noWrap/>
            <w:vAlign w:val="bottom"/>
            <w:hideMark/>
            <w:tcPrChange w:id="588" w:author="Silver, Ian" w:date="2026-02-16T11:31:00Z" w16du:dateUtc="2026-02-16T16:31:00Z">
              <w:tcPr>
                <w:tcW w:w="754" w:type="pct"/>
                <w:tcBorders>
                  <w:top w:val="nil"/>
                  <w:left w:val="nil"/>
                  <w:bottom w:val="nil"/>
                  <w:right w:val="nil"/>
                </w:tcBorders>
                <w:noWrap/>
                <w:vAlign w:val="bottom"/>
                <w:hideMark/>
              </w:tcPr>
            </w:tcPrChange>
          </w:tcPr>
          <w:p w14:paraId="0D388DA4" w14:textId="5F4EEACF" w:rsidR="006F6E3D" w:rsidRPr="00E9723A" w:rsidDel="0080672F" w:rsidRDefault="006F6E3D" w:rsidP="007B3586">
            <w:pPr>
              <w:spacing w:line="240" w:lineRule="auto"/>
              <w:contextualSpacing w:val="0"/>
              <w:jc w:val="center"/>
              <w:rPr>
                <w:del w:id="589" w:author="Silver, Ian" w:date="2026-02-16T11:30:00Z" w16du:dateUtc="2026-02-16T16:30:00Z"/>
                <w:rFonts w:eastAsia="Times New Roman" w:cs="Times New Roman"/>
                <w:color w:val="000000"/>
                <w:sz w:val="22"/>
                <w:szCs w:val="22"/>
              </w:rPr>
            </w:pPr>
            <w:del w:id="590" w:author="Silver, Ian" w:date="2026-02-16T11:30:00Z" w16du:dateUtc="2026-02-16T16:30:00Z">
              <w:r w:rsidDel="0080672F">
                <w:rPr>
                  <w:color w:val="000000"/>
                  <w:sz w:val="22"/>
                  <w:szCs w:val="22"/>
                </w:rPr>
                <w:delText>37.28</w:delText>
              </w:r>
            </w:del>
          </w:p>
        </w:tc>
        <w:tc>
          <w:tcPr>
            <w:tcW w:w="752" w:type="pct"/>
            <w:tcBorders>
              <w:top w:val="nil"/>
              <w:left w:val="nil"/>
              <w:bottom w:val="nil"/>
              <w:right w:val="nil"/>
            </w:tcBorders>
            <w:noWrap/>
            <w:vAlign w:val="bottom"/>
            <w:hideMark/>
            <w:tcPrChange w:id="591" w:author="Silver, Ian" w:date="2026-02-16T11:31:00Z" w16du:dateUtc="2026-02-16T16:31:00Z">
              <w:tcPr>
                <w:tcW w:w="754" w:type="pct"/>
                <w:tcBorders>
                  <w:top w:val="nil"/>
                  <w:left w:val="nil"/>
                  <w:bottom w:val="nil"/>
                  <w:right w:val="nil"/>
                </w:tcBorders>
                <w:noWrap/>
                <w:vAlign w:val="bottom"/>
                <w:hideMark/>
              </w:tcPr>
            </w:tcPrChange>
          </w:tcPr>
          <w:p w14:paraId="4D9E8D2A" w14:textId="2C513CFA" w:rsidR="006F6E3D" w:rsidRPr="00E9723A" w:rsidDel="0080672F" w:rsidRDefault="006F6E3D" w:rsidP="007B3586">
            <w:pPr>
              <w:spacing w:line="240" w:lineRule="auto"/>
              <w:contextualSpacing w:val="0"/>
              <w:jc w:val="center"/>
              <w:rPr>
                <w:del w:id="592" w:author="Silver, Ian" w:date="2026-02-16T11:30:00Z" w16du:dateUtc="2026-02-16T16:30:00Z"/>
                <w:rFonts w:eastAsia="Times New Roman" w:cs="Times New Roman"/>
                <w:color w:val="000000"/>
                <w:sz w:val="22"/>
                <w:szCs w:val="22"/>
              </w:rPr>
            </w:pPr>
            <w:del w:id="593" w:author="Silver, Ian" w:date="2026-02-16T11:30:00Z" w16du:dateUtc="2026-02-16T16:30:00Z">
              <w:r w:rsidDel="0080672F">
                <w:rPr>
                  <w:color w:val="000000"/>
                  <w:sz w:val="22"/>
                  <w:szCs w:val="22"/>
                </w:rPr>
                <w:delText>20.01</w:delText>
              </w:r>
            </w:del>
          </w:p>
        </w:tc>
        <w:tc>
          <w:tcPr>
            <w:tcW w:w="752" w:type="pct"/>
            <w:tcBorders>
              <w:top w:val="nil"/>
              <w:left w:val="nil"/>
              <w:bottom w:val="nil"/>
              <w:right w:val="nil"/>
            </w:tcBorders>
            <w:noWrap/>
            <w:vAlign w:val="bottom"/>
            <w:hideMark/>
            <w:tcPrChange w:id="594" w:author="Silver, Ian" w:date="2026-02-16T11:31:00Z" w16du:dateUtc="2026-02-16T16:31:00Z">
              <w:tcPr>
                <w:tcW w:w="754" w:type="pct"/>
                <w:gridSpan w:val="2"/>
                <w:tcBorders>
                  <w:top w:val="nil"/>
                  <w:left w:val="nil"/>
                  <w:bottom w:val="nil"/>
                  <w:right w:val="nil"/>
                </w:tcBorders>
                <w:noWrap/>
                <w:vAlign w:val="bottom"/>
                <w:hideMark/>
              </w:tcPr>
            </w:tcPrChange>
          </w:tcPr>
          <w:p w14:paraId="569A7420" w14:textId="7B0B6BF6" w:rsidR="006F6E3D" w:rsidRPr="00E9723A" w:rsidDel="0080672F" w:rsidRDefault="006F6E3D" w:rsidP="007B3586">
            <w:pPr>
              <w:spacing w:line="240" w:lineRule="auto"/>
              <w:contextualSpacing w:val="0"/>
              <w:jc w:val="center"/>
              <w:rPr>
                <w:del w:id="595" w:author="Silver, Ian" w:date="2026-02-16T11:30:00Z" w16du:dateUtc="2026-02-16T16:30:00Z"/>
                <w:rFonts w:eastAsia="Times New Roman" w:cs="Times New Roman"/>
                <w:color w:val="000000"/>
                <w:sz w:val="22"/>
                <w:szCs w:val="22"/>
              </w:rPr>
            </w:pPr>
            <w:del w:id="596" w:author="Silver, Ian" w:date="2026-02-16T11:30:00Z" w16du:dateUtc="2026-02-16T16:30:00Z">
              <w:r w:rsidDel="0080672F">
                <w:rPr>
                  <w:color w:val="000000"/>
                  <w:sz w:val="22"/>
                  <w:szCs w:val="22"/>
                </w:rPr>
                <w:delText>0</w:delText>
              </w:r>
            </w:del>
          </w:p>
        </w:tc>
        <w:tc>
          <w:tcPr>
            <w:tcW w:w="156" w:type="pct"/>
            <w:tcBorders>
              <w:top w:val="nil"/>
              <w:left w:val="nil"/>
              <w:bottom w:val="nil"/>
              <w:right w:val="nil"/>
            </w:tcBorders>
            <w:noWrap/>
            <w:vAlign w:val="bottom"/>
            <w:hideMark/>
            <w:tcPrChange w:id="597" w:author="Silver, Ian" w:date="2026-02-16T11:31:00Z" w16du:dateUtc="2026-02-16T16:31:00Z">
              <w:tcPr>
                <w:tcW w:w="754" w:type="pct"/>
                <w:tcBorders>
                  <w:top w:val="nil"/>
                  <w:left w:val="nil"/>
                  <w:bottom w:val="nil"/>
                  <w:right w:val="nil"/>
                </w:tcBorders>
                <w:noWrap/>
                <w:vAlign w:val="bottom"/>
                <w:hideMark/>
              </w:tcPr>
            </w:tcPrChange>
          </w:tcPr>
          <w:p w14:paraId="7E65D0BB" w14:textId="43ECA8CD" w:rsidR="006F6E3D" w:rsidRPr="00E9723A" w:rsidDel="0080672F" w:rsidRDefault="006F6E3D" w:rsidP="007B3586">
            <w:pPr>
              <w:spacing w:line="240" w:lineRule="auto"/>
              <w:contextualSpacing w:val="0"/>
              <w:jc w:val="center"/>
              <w:rPr>
                <w:del w:id="598" w:author="Silver, Ian" w:date="2026-02-16T11:30:00Z" w16du:dateUtc="2026-02-16T16:30:00Z"/>
                <w:rFonts w:eastAsia="Times New Roman" w:cs="Times New Roman"/>
                <w:color w:val="000000"/>
                <w:sz w:val="22"/>
                <w:szCs w:val="22"/>
              </w:rPr>
            </w:pPr>
            <w:del w:id="599" w:author="Silver, Ian" w:date="2026-02-16T11:30:00Z" w16du:dateUtc="2026-02-16T16:30:00Z">
              <w:r w:rsidDel="0080672F">
                <w:rPr>
                  <w:color w:val="000000"/>
                  <w:sz w:val="22"/>
                  <w:szCs w:val="22"/>
                </w:rPr>
                <w:delText>53</w:delText>
              </w:r>
            </w:del>
          </w:p>
        </w:tc>
      </w:tr>
      <w:tr w:rsidR="006F6E3D" w:rsidRPr="00E9723A" w:rsidDel="0080672F" w14:paraId="254C359E" w14:textId="0495FF7D" w:rsidTr="0080672F">
        <w:trPr>
          <w:trHeight w:val="144"/>
          <w:del w:id="600" w:author="Silver, Ian" w:date="2026-02-16T11:30:00Z"/>
          <w:trPrChange w:id="601"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602" w:author="Silver, Ian" w:date="2026-02-16T11:31:00Z" w16du:dateUtc="2026-02-16T16:31:00Z">
              <w:tcPr>
                <w:tcW w:w="2584" w:type="pct"/>
                <w:tcBorders>
                  <w:top w:val="nil"/>
                  <w:left w:val="nil"/>
                  <w:bottom w:val="nil"/>
                  <w:right w:val="nil"/>
                </w:tcBorders>
                <w:noWrap/>
                <w:vAlign w:val="bottom"/>
                <w:hideMark/>
              </w:tcPr>
            </w:tcPrChange>
          </w:tcPr>
          <w:p w14:paraId="24F3B5C7" w14:textId="01D93C00" w:rsidR="006F6E3D" w:rsidRPr="00E9723A" w:rsidDel="0080672F" w:rsidRDefault="006F6E3D" w:rsidP="007B3586">
            <w:pPr>
              <w:spacing w:line="240" w:lineRule="auto"/>
              <w:contextualSpacing w:val="0"/>
              <w:rPr>
                <w:del w:id="603" w:author="Silver, Ian" w:date="2026-02-16T11:30:00Z" w16du:dateUtc="2026-02-16T16:30:00Z"/>
                <w:rFonts w:eastAsia="Times New Roman" w:cs="Times New Roman"/>
                <w:b/>
                <w:bCs/>
                <w:i/>
                <w:iCs/>
                <w:color w:val="000000"/>
                <w:sz w:val="22"/>
                <w:szCs w:val="22"/>
              </w:rPr>
            </w:pPr>
            <w:del w:id="604" w:author="Silver, Ian" w:date="2026-02-16T11:30:00Z" w16du:dateUtc="2026-02-16T16:30:00Z">
              <w:r w:rsidRPr="00E9723A" w:rsidDel="0080672F">
                <w:rPr>
                  <w:rFonts w:eastAsia="Times New Roman" w:cs="Times New Roman"/>
                  <w:b/>
                  <w:bCs/>
                  <w:i/>
                  <w:iCs/>
                  <w:color w:val="000000"/>
                  <w:sz w:val="22"/>
                  <w:szCs w:val="22"/>
                </w:rPr>
                <w:delText>Time Invariant Covariates</w:delText>
              </w:r>
            </w:del>
          </w:p>
        </w:tc>
        <w:tc>
          <w:tcPr>
            <w:tcW w:w="755" w:type="pct"/>
            <w:tcBorders>
              <w:top w:val="nil"/>
              <w:left w:val="nil"/>
              <w:bottom w:val="nil"/>
              <w:right w:val="nil"/>
            </w:tcBorders>
            <w:noWrap/>
            <w:vAlign w:val="bottom"/>
            <w:hideMark/>
            <w:tcPrChange w:id="605" w:author="Silver, Ian" w:date="2026-02-16T11:31:00Z" w16du:dateUtc="2026-02-16T16:31:00Z">
              <w:tcPr>
                <w:tcW w:w="754" w:type="pct"/>
                <w:tcBorders>
                  <w:top w:val="nil"/>
                  <w:left w:val="nil"/>
                  <w:bottom w:val="nil"/>
                  <w:right w:val="nil"/>
                </w:tcBorders>
                <w:noWrap/>
                <w:vAlign w:val="bottom"/>
                <w:hideMark/>
              </w:tcPr>
            </w:tcPrChange>
          </w:tcPr>
          <w:p w14:paraId="34916677" w14:textId="05DF70A5" w:rsidR="006F6E3D" w:rsidRPr="00E9723A" w:rsidDel="0080672F" w:rsidRDefault="006F6E3D" w:rsidP="007B3586">
            <w:pPr>
              <w:spacing w:line="240" w:lineRule="auto"/>
              <w:contextualSpacing w:val="0"/>
              <w:rPr>
                <w:del w:id="606" w:author="Silver, Ian" w:date="2026-02-16T11:30:00Z" w16du:dateUtc="2026-02-16T16:30:00Z"/>
                <w:rFonts w:eastAsia="Times New Roman" w:cs="Times New Roman"/>
                <w:b/>
                <w:bCs/>
                <w:i/>
                <w:iCs/>
                <w:color w:val="000000"/>
                <w:sz w:val="22"/>
                <w:szCs w:val="22"/>
              </w:rPr>
            </w:pPr>
          </w:p>
        </w:tc>
        <w:tc>
          <w:tcPr>
            <w:tcW w:w="752" w:type="pct"/>
            <w:tcBorders>
              <w:top w:val="nil"/>
              <w:left w:val="nil"/>
              <w:bottom w:val="nil"/>
              <w:right w:val="nil"/>
            </w:tcBorders>
            <w:noWrap/>
            <w:vAlign w:val="bottom"/>
            <w:hideMark/>
            <w:tcPrChange w:id="607" w:author="Silver, Ian" w:date="2026-02-16T11:31:00Z" w16du:dateUtc="2026-02-16T16:31:00Z">
              <w:tcPr>
                <w:tcW w:w="754" w:type="pct"/>
                <w:tcBorders>
                  <w:top w:val="nil"/>
                  <w:left w:val="nil"/>
                  <w:bottom w:val="nil"/>
                  <w:right w:val="nil"/>
                </w:tcBorders>
                <w:noWrap/>
                <w:vAlign w:val="bottom"/>
                <w:hideMark/>
              </w:tcPr>
            </w:tcPrChange>
          </w:tcPr>
          <w:p w14:paraId="4914AE88" w14:textId="67F11699" w:rsidR="006F6E3D" w:rsidRPr="00E9723A" w:rsidDel="0080672F" w:rsidRDefault="006F6E3D" w:rsidP="007B3586">
            <w:pPr>
              <w:spacing w:line="240" w:lineRule="auto"/>
              <w:contextualSpacing w:val="0"/>
              <w:jc w:val="center"/>
              <w:rPr>
                <w:del w:id="608" w:author="Silver, Ian" w:date="2026-02-16T11:30:00Z" w16du:dateUtc="2026-02-16T16:30:00Z"/>
                <w:rFonts w:eastAsia="Times New Roman" w:cs="Times New Roman"/>
                <w:sz w:val="20"/>
                <w:szCs w:val="20"/>
              </w:rPr>
            </w:pPr>
          </w:p>
        </w:tc>
        <w:tc>
          <w:tcPr>
            <w:tcW w:w="752" w:type="pct"/>
            <w:tcBorders>
              <w:top w:val="nil"/>
              <w:left w:val="nil"/>
              <w:bottom w:val="nil"/>
              <w:right w:val="nil"/>
            </w:tcBorders>
            <w:noWrap/>
            <w:vAlign w:val="bottom"/>
            <w:hideMark/>
            <w:tcPrChange w:id="609" w:author="Silver, Ian" w:date="2026-02-16T11:31:00Z" w16du:dateUtc="2026-02-16T16:31:00Z">
              <w:tcPr>
                <w:tcW w:w="754" w:type="pct"/>
                <w:gridSpan w:val="2"/>
                <w:tcBorders>
                  <w:top w:val="nil"/>
                  <w:left w:val="nil"/>
                  <w:bottom w:val="nil"/>
                  <w:right w:val="nil"/>
                </w:tcBorders>
                <w:noWrap/>
                <w:vAlign w:val="bottom"/>
                <w:hideMark/>
              </w:tcPr>
            </w:tcPrChange>
          </w:tcPr>
          <w:p w14:paraId="3978864D" w14:textId="26FCE64F" w:rsidR="006F6E3D" w:rsidRPr="00E9723A" w:rsidDel="0080672F" w:rsidRDefault="006F6E3D" w:rsidP="007B3586">
            <w:pPr>
              <w:spacing w:line="240" w:lineRule="auto"/>
              <w:contextualSpacing w:val="0"/>
              <w:jc w:val="center"/>
              <w:rPr>
                <w:del w:id="610" w:author="Silver, Ian" w:date="2026-02-16T11:30:00Z" w16du:dateUtc="2026-02-16T16:30:00Z"/>
                <w:rFonts w:eastAsia="Times New Roman" w:cs="Times New Roman"/>
                <w:sz w:val="20"/>
                <w:szCs w:val="20"/>
              </w:rPr>
            </w:pPr>
          </w:p>
        </w:tc>
        <w:tc>
          <w:tcPr>
            <w:tcW w:w="156" w:type="pct"/>
            <w:tcBorders>
              <w:top w:val="nil"/>
              <w:left w:val="nil"/>
              <w:bottom w:val="nil"/>
              <w:right w:val="nil"/>
            </w:tcBorders>
            <w:noWrap/>
            <w:vAlign w:val="bottom"/>
            <w:hideMark/>
            <w:tcPrChange w:id="611" w:author="Silver, Ian" w:date="2026-02-16T11:31:00Z" w16du:dateUtc="2026-02-16T16:31:00Z">
              <w:tcPr>
                <w:tcW w:w="754" w:type="pct"/>
                <w:tcBorders>
                  <w:top w:val="nil"/>
                  <w:left w:val="nil"/>
                  <w:bottom w:val="nil"/>
                  <w:right w:val="nil"/>
                </w:tcBorders>
                <w:noWrap/>
                <w:vAlign w:val="bottom"/>
                <w:hideMark/>
              </w:tcPr>
            </w:tcPrChange>
          </w:tcPr>
          <w:p w14:paraId="5FC50B37" w14:textId="4F1C1D1F" w:rsidR="006F6E3D" w:rsidRPr="00E9723A" w:rsidDel="0080672F" w:rsidRDefault="006F6E3D" w:rsidP="007B3586">
            <w:pPr>
              <w:spacing w:line="240" w:lineRule="auto"/>
              <w:contextualSpacing w:val="0"/>
              <w:jc w:val="center"/>
              <w:rPr>
                <w:del w:id="612" w:author="Silver, Ian" w:date="2026-02-16T11:30:00Z" w16du:dateUtc="2026-02-16T16:30:00Z"/>
                <w:rFonts w:eastAsia="Times New Roman" w:cs="Times New Roman"/>
                <w:sz w:val="20"/>
                <w:szCs w:val="20"/>
              </w:rPr>
            </w:pPr>
          </w:p>
        </w:tc>
      </w:tr>
      <w:tr w:rsidR="006F6E3D" w:rsidRPr="00E9723A" w:rsidDel="0080672F" w14:paraId="5E7FABFF" w14:textId="31D0E57F" w:rsidTr="0080672F">
        <w:trPr>
          <w:trHeight w:val="144"/>
          <w:del w:id="613" w:author="Silver, Ian" w:date="2026-02-16T11:30:00Z"/>
          <w:trPrChange w:id="614"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615" w:author="Silver, Ian" w:date="2026-02-16T11:31:00Z" w16du:dateUtc="2026-02-16T16:31:00Z">
              <w:tcPr>
                <w:tcW w:w="2584" w:type="pct"/>
                <w:tcBorders>
                  <w:top w:val="nil"/>
                  <w:left w:val="nil"/>
                  <w:bottom w:val="nil"/>
                  <w:right w:val="nil"/>
                </w:tcBorders>
                <w:noWrap/>
                <w:vAlign w:val="bottom"/>
                <w:hideMark/>
              </w:tcPr>
            </w:tcPrChange>
          </w:tcPr>
          <w:p w14:paraId="77B1B2CE" w14:textId="376089DD" w:rsidR="006F6E3D" w:rsidRPr="00E9723A" w:rsidDel="0080672F" w:rsidRDefault="006F6E3D" w:rsidP="007B3586">
            <w:pPr>
              <w:spacing w:line="240" w:lineRule="auto"/>
              <w:ind w:firstLineChars="100" w:firstLine="220"/>
              <w:contextualSpacing w:val="0"/>
              <w:rPr>
                <w:del w:id="616" w:author="Silver, Ian" w:date="2026-02-16T11:30:00Z" w16du:dateUtc="2026-02-16T16:30:00Z"/>
                <w:rFonts w:eastAsia="Times New Roman" w:cs="Times New Roman"/>
                <w:color w:val="000000"/>
                <w:sz w:val="22"/>
                <w:szCs w:val="22"/>
              </w:rPr>
            </w:pPr>
            <w:del w:id="617" w:author="Silver, Ian" w:date="2026-02-16T11:30:00Z" w16du:dateUtc="2026-02-16T16:30:00Z">
              <w:r w:rsidRPr="00E9723A" w:rsidDel="0080672F">
                <w:rPr>
                  <w:rFonts w:eastAsia="Times New Roman" w:cs="Times New Roman"/>
                  <w:color w:val="000000"/>
                  <w:sz w:val="22"/>
                  <w:szCs w:val="22"/>
                </w:rPr>
                <w:delText>Hispanic</w:delText>
              </w:r>
            </w:del>
          </w:p>
        </w:tc>
        <w:tc>
          <w:tcPr>
            <w:tcW w:w="755" w:type="pct"/>
            <w:tcBorders>
              <w:top w:val="nil"/>
              <w:left w:val="nil"/>
              <w:bottom w:val="nil"/>
              <w:right w:val="nil"/>
            </w:tcBorders>
            <w:noWrap/>
            <w:vAlign w:val="bottom"/>
            <w:hideMark/>
            <w:tcPrChange w:id="618" w:author="Silver, Ian" w:date="2026-02-16T11:31:00Z" w16du:dateUtc="2026-02-16T16:31:00Z">
              <w:tcPr>
                <w:tcW w:w="754" w:type="pct"/>
                <w:tcBorders>
                  <w:top w:val="nil"/>
                  <w:left w:val="nil"/>
                  <w:bottom w:val="nil"/>
                  <w:right w:val="nil"/>
                </w:tcBorders>
                <w:noWrap/>
                <w:vAlign w:val="bottom"/>
                <w:hideMark/>
              </w:tcPr>
            </w:tcPrChange>
          </w:tcPr>
          <w:p w14:paraId="772582D1" w14:textId="4212A27D" w:rsidR="006F6E3D" w:rsidRPr="00E9723A" w:rsidDel="0080672F" w:rsidRDefault="006F6E3D" w:rsidP="007B3586">
            <w:pPr>
              <w:spacing w:line="240" w:lineRule="auto"/>
              <w:contextualSpacing w:val="0"/>
              <w:jc w:val="center"/>
              <w:rPr>
                <w:del w:id="619" w:author="Silver, Ian" w:date="2026-02-16T11:30:00Z" w16du:dateUtc="2026-02-16T16:30:00Z"/>
                <w:rFonts w:eastAsia="Times New Roman" w:cs="Times New Roman"/>
                <w:color w:val="000000"/>
                <w:sz w:val="22"/>
                <w:szCs w:val="22"/>
              </w:rPr>
            </w:pPr>
            <w:del w:id="620" w:author="Silver, Ian" w:date="2026-02-16T11:30:00Z" w16du:dateUtc="2026-02-16T16:30:00Z">
              <w:r w:rsidDel="0080672F">
                <w:rPr>
                  <w:color w:val="000000"/>
                  <w:sz w:val="22"/>
                  <w:szCs w:val="22"/>
                </w:rPr>
                <w:delText>0.21</w:delText>
              </w:r>
            </w:del>
          </w:p>
        </w:tc>
        <w:tc>
          <w:tcPr>
            <w:tcW w:w="752" w:type="pct"/>
            <w:tcBorders>
              <w:top w:val="nil"/>
              <w:left w:val="nil"/>
              <w:bottom w:val="nil"/>
              <w:right w:val="nil"/>
            </w:tcBorders>
            <w:noWrap/>
            <w:vAlign w:val="bottom"/>
            <w:hideMark/>
            <w:tcPrChange w:id="621" w:author="Silver, Ian" w:date="2026-02-16T11:31:00Z" w16du:dateUtc="2026-02-16T16:31:00Z">
              <w:tcPr>
                <w:tcW w:w="754" w:type="pct"/>
                <w:tcBorders>
                  <w:top w:val="nil"/>
                  <w:left w:val="nil"/>
                  <w:bottom w:val="nil"/>
                  <w:right w:val="nil"/>
                </w:tcBorders>
                <w:noWrap/>
                <w:vAlign w:val="bottom"/>
                <w:hideMark/>
              </w:tcPr>
            </w:tcPrChange>
          </w:tcPr>
          <w:p w14:paraId="75188109" w14:textId="283EA106" w:rsidR="006F6E3D" w:rsidRPr="00E9723A" w:rsidDel="0080672F" w:rsidRDefault="006F6E3D" w:rsidP="007B3586">
            <w:pPr>
              <w:spacing w:line="240" w:lineRule="auto"/>
              <w:contextualSpacing w:val="0"/>
              <w:jc w:val="center"/>
              <w:rPr>
                <w:del w:id="622" w:author="Silver, Ian" w:date="2026-02-16T11:30:00Z" w16du:dateUtc="2026-02-16T16:30:00Z"/>
                <w:rFonts w:eastAsia="Times New Roman" w:cs="Times New Roman"/>
                <w:color w:val="000000"/>
                <w:sz w:val="22"/>
                <w:szCs w:val="22"/>
              </w:rPr>
            </w:pPr>
            <w:del w:id="623" w:author="Silver, Ian" w:date="2026-02-16T11:30:00Z" w16du:dateUtc="2026-02-16T16:30:00Z">
              <w:r w:rsidDel="0080672F">
                <w:rPr>
                  <w:color w:val="000000"/>
                  <w:sz w:val="22"/>
                  <w:szCs w:val="22"/>
                </w:rPr>
                <w:delText>--</w:delText>
              </w:r>
            </w:del>
          </w:p>
        </w:tc>
        <w:tc>
          <w:tcPr>
            <w:tcW w:w="752" w:type="pct"/>
            <w:tcBorders>
              <w:top w:val="nil"/>
              <w:left w:val="nil"/>
              <w:bottom w:val="nil"/>
              <w:right w:val="nil"/>
            </w:tcBorders>
            <w:noWrap/>
            <w:vAlign w:val="bottom"/>
            <w:hideMark/>
            <w:tcPrChange w:id="624" w:author="Silver, Ian" w:date="2026-02-16T11:31:00Z" w16du:dateUtc="2026-02-16T16:31:00Z">
              <w:tcPr>
                <w:tcW w:w="754" w:type="pct"/>
                <w:gridSpan w:val="2"/>
                <w:tcBorders>
                  <w:top w:val="nil"/>
                  <w:left w:val="nil"/>
                  <w:bottom w:val="nil"/>
                  <w:right w:val="nil"/>
                </w:tcBorders>
                <w:noWrap/>
                <w:vAlign w:val="bottom"/>
                <w:hideMark/>
              </w:tcPr>
            </w:tcPrChange>
          </w:tcPr>
          <w:p w14:paraId="481B32E0" w14:textId="6C8A9206" w:rsidR="006F6E3D" w:rsidRPr="00E9723A" w:rsidDel="0080672F" w:rsidRDefault="006F6E3D" w:rsidP="007B3586">
            <w:pPr>
              <w:spacing w:line="240" w:lineRule="auto"/>
              <w:contextualSpacing w:val="0"/>
              <w:jc w:val="center"/>
              <w:rPr>
                <w:del w:id="625" w:author="Silver, Ian" w:date="2026-02-16T11:30:00Z" w16du:dateUtc="2026-02-16T16:30:00Z"/>
                <w:rFonts w:eastAsia="Times New Roman" w:cs="Times New Roman"/>
                <w:color w:val="000000"/>
                <w:sz w:val="22"/>
                <w:szCs w:val="22"/>
              </w:rPr>
            </w:pPr>
            <w:del w:id="626" w:author="Silver, Ian" w:date="2026-02-16T11:30:00Z" w16du:dateUtc="2026-02-16T16:30:00Z">
              <w:r w:rsidDel="0080672F">
                <w:rPr>
                  <w:color w:val="000000"/>
                  <w:sz w:val="22"/>
                  <w:szCs w:val="22"/>
                </w:rPr>
                <w:delText>0</w:delText>
              </w:r>
            </w:del>
          </w:p>
        </w:tc>
        <w:tc>
          <w:tcPr>
            <w:tcW w:w="156" w:type="pct"/>
            <w:tcBorders>
              <w:top w:val="nil"/>
              <w:left w:val="nil"/>
              <w:bottom w:val="nil"/>
              <w:right w:val="nil"/>
            </w:tcBorders>
            <w:noWrap/>
            <w:vAlign w:val="bottom"/>
            <w:hideMark/>
            <w:tcPrChange w:id="627" w:author="Silver, Ian" w:date="2026-02-16T11:31:00Z" w16du:dateUtc="2026-02-16T16:31:00Z">
              <w:tcPr>
                <w:tcW w:w="754" w:type="pct"/>
                <w:tcBorders>
                  <w:top w:val="nil"/>
                  <w:left w:val="nil"/>
                  <w:bottom w:val="nil"/>
                  <w:right w:val="nil"/>
                </w:tcBorders>
                <w:noWrap/>
                <w:vAlign w:val="bottom"/>
                <w:hideMark/>
              </w:tcPr>
            </w:tcPrChange>
          </w:tcPr>
          <w:p w14:paraId="567B97E9" w14:textId="713C4FDE" w:rsidR="006F6E3D" w:rsidRPr="00E9723A" w:rsidDel="0080672F" w:rsidRDefault="006F6E3D" w:rsidP="007B3586">
            <w:pPr>
              <w:spacing w:line="240" w:lineRule="auto"/>
              <w:contextualSpacing w:val="0"/>
              <w:jc w:val="center"/>
              <w:rPr>
                <w:del w:id="628" w:author="Silver, Ian" w:date="2026-02-16T11:30:00Z" w16du:dateUtc="2026-02-16T16:30:00Z"/>
                <w:rFonts w:eastAsia="Times New Roman" w:cs="Times New Roman"/>
                <w:color w:val="000000"/>
                <w:sz w:val="22"/>
                <w:szCs w:val="22"/>
              </w:rPr>
            </w:pPr>
            <w:del w:id="629" w:author="Silver, Ian" w:date="2026-02-16T11:30:00Z" w16du:dateUtc="2026-02-16T16:30:00Z">
              <w:r w:rsidDel="0080672F">
                <w:rPr>
                  <w:color w:val="000000"/>
                  <w:sz w:val="22"/>
                  <w:szCs w:val="22"/>
                </w:rPr>
                <w:delText>1</w:delText>
              </w:r>
            </w:del>
          </w:p>
        </w:tc>
      </w:tr>
      <w:tr w:rsidR="006F6E3D" w:rsidRPr="00E9723A" w:rsidDel="0080672F" w14:paraId="0DD3B527" w14:textId="4584D324" w:rsidTr="0080672F">
        <w:trPr>
          <w:trHeight w:val="144"/>
          <w:del w:id="630" w:author="Silver, Ian" w:date="2026-02-16T11:30:00Z"/>
          <w:trPrChange w:id="631"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632" w:author="Silver, Ian" w:date="2026-02-16T11:31:00Z" w16du:dateUtc="2026-02-16T16:31:00Z">
              <w:tcPr>
                <w:tcW w:w="2584" w:type="pct"/>
                <w:tcBorders>
                  <w:top w:val="nil"/>
                  <w:left w:val="nil"/>
                  <w:bottom w:val="nil"/>
                  <w:right w:val="nil"/>
                </w:tcBorders>
                <w:noWrap/>
                <w:vAlign w:val="bottom"/>
                <w:hideMark/>
              </w:tcPr>
            </w:tcPrChange>
          </w:tcPr>
          <w:p w14:paraId="62F6341F" w14:textId="5E2B8191" w:rsidR="006F6E3D" w:rsidRPr="00E9723A" w:rsidDel="0080672F" w:rsidRDefault="006F6E3D" w:rsidP="007B3586">
            <w:pPr>
              <w:spacing w:line="240" w:lineRule="auto"/>
              <w:ind w:firstLineChars="100" w:firstLine="220"/>
              <w:contextualSpacing w:val="0"/>
              <w:rPr>
                <w:del w:id="633" w:author="Silver, Ian" w:date="2026-02-16T11:30:00Z" w16du:dateUtc="2026-02-16T16:30:00Z"/>
                <w:rFonts w:eastAsia="Times New Roman" w:cs="Times New Roman"/>
                <w:color w:val="000000"/>
                <w:sz w:val="22"/>
                <w:szCs w:val="22"/>
              </w:rPr>
            </w:pPr>
            <w:del w:id="634" w:author="Silver, Ian" w:date="2026-02-16T11:30:00Z" w16du:dateUtc="2026-02-16T16:30:00Z">
              <w:r w:rsidRPr="00E9723A" w:rsidDel="0080672F">
                <w:rPr>
                  <w:rFonts w:eastAsia="Times New Roman" w:cs="Times New Roman"/>
                  <w:color w:val="000000"/>
                  <w:sz w:val="22"/>
                  <w:szCs w:val="22"/>
                </w:rPr>
                <w:delText>White</w:delText>
              </w:r>
            </w:del>
          </w:p>
        </w:tc>
        <w:tc>
          <w:tcPr>
            <w:tcW w:w="755" w:type="pct"/>
            <w:tcBorders>
              <w:top w:val="nil"/>
              <w:left w:val="nil"/>
              <w:bottom w:val="nil"/>
              <w:right w:val="nil"/>
            </w:tcBorders>
            <w:noWrap/>
            <w:vAlign w:val="bottom"/>
            <w:hideMark/>
            <w:tcPrChange w:id="635" w:author="Silver, Ian" w:date="2026-02-16T11:31:00Z" w16du:dateUtc="2026-02-16T16:31:00Z">
              <w:tcPr>
                <w:tcW w:w="754" w:type="pct"/>
                <w:tcBorders>
                  <w:top w:val="nil"/>
                  <w:left w:val="nil"/>
                  <w:bottom w:val="nil"/>
                  <w:right w:val="nil"/>
                </w:tcBorders>
                <w:noWrap/>
                <w:vAlign w:val="bottom"/>
                <w:hideMark/>
              </w:tcPr>
            </w:tcPrChange>
          </w:tcPr>
          <w:p w14:paraId="1A3A64FA" w14:textId="6691E0AD" w:rsidR="006F6E3D" w:rsidRPr="00E9723A" w:rsidDel="0080672F" w:rsidRDefault="006F6E3D" w:rsidP="007B3586">
            <w:pPr>
              <w:spacing w:line="240" w:lineRule="auto"/>
              <w:contextualSpacing w:val="0"/>
              <w:jc w:val="center"/>
              <w:rPr>
                <w:del w:id="636" w:author="Silver, Ian" w:date="2026-02-16T11:30:00Z" w16du:dateUtc="2026-02-16T16:30:00Z"/>
                <w:rFonts w:eastAsia="Times New Roman" w:cs="Times New Roman"/>
                <w:color w:val="000000"/>
                <w:sz w:val="22"/>
                <w:szCs w:val="22"/>
              </w:rPr>
            </w:pPr>
            <w:del w:id="637" w:author="Silver, Ian" w:date="2026-02-16T11:30:00Z" w16du:dateUtc="2026-02-16T16:30:00Z">
              <w:r w:rsidDel="0080672F">
                <w:rPr>
                  <w:color w:val="000000"/>
                  <w:sz w:val="22"/>
                  <w:szCs w:val="22"/>
                </w:rPr>
                <w:delText>0.58</w:delText>
              </w:r>
            </w:del>
          </w:p>
        </w:tc>
        <w:tc>
          <w:tcPr>
            <w:tcW w:w="752" w:type="pct"/>
            <w:tcBorders>
              <w:top w:val="nil"/>
              <w:left w:val="nil"/>
              <w:bottom w:val="nil"/>
              <w:right w:val="nil"/>
            </w:tcBorders>
            <w:noWrap/>
            <w:vAlign w:val="bottom"/>
            <w:hideMark/>
            <w:tcPrChange w:id="638" w:author="Silver, Ian" w:date="2026-02-16T11:31:00Z" w16du:dateUtc="2026-02-16T16:31:00Z">
              <w:tcPr>
                <w:tcW w:w="754" w:type="pct"/>
                <w:tcBorders>
                  <w:top w:val="nil"/>
                  <w:left w:val="nil"/>
                  <w:bottom w:val="nil"/>
                  <w:right w:val="nil"/>
                </w:tcBorders>
                <w:noWrap/>
                <w:vAlign w:val="bottom"/>
                <w:hideMark/>
              </w:tcPr>
            </w:tcPrChange>
          </w:tcPr>
          <w:p w14:paraId="4D408AE2" w14:textId="14CEFC82" w:rsidR="006F6E3D" w:rsidRPr="00E9723A" w:rsidDel="0080672F" w:rsidRDefault="006F6E3D" w:rsidP="007B3586">
            <w:pPr>
              <w:spacing w:line="240" w:lineRule="auto"/>
              <w:contextualSpacing w:val="0"/>
              <w:jc w:val="center"/>
              <w:rPr>
                <w:del w:id="639" w:author="Silver, Ian" w:date="2026-02-16T11:30:00Z" w16du:dateUtc="2026-02-16T16:30:00Z"/>
                <w:rFonts w:eastAsia="Times New Roman" w:cs="Times New Roman"/>
                <w:color w:val="000000"/>
                <w:sz w:val="22"/>
                <w:szCs w:val="22"/>
              </w:rPr>
            </w:pPr>
            <w:del w:id="640" w:author="Silver, Ian" w:date="2026-02-16T11:30:00Z" w16du:dateUtc="2026-02-16T16:30:00Z">
              <w:r w:rsidDel="0080672F">
                <w:rPr>
                  <w:color w:val="000000"/>
                  <w:sz w:val="22"/>
                  <w:szCs w:val="22"/>
                </w:rPr>
                <w:delText>--</w:delText>
              </w:r>
            </w:del>
          </w:p>
        </w:tc>
        <w:tc>
          <w:tcPr>
            <w:tcW w:w="752" w:type="pct"/>
            <w:tcBorders>
              <w:top w:val="nil"/>
              <w:left w:val="nil"/>
              <w:bottom w:val="nil"/>
              <w:right w:val="nil"/>
            </w:tcBorders>
            <w:noWrap/>
            <w:vAlign w:val="bottom"/>
            <w:hideMark/>
            <w:tcPrChange w:id="641" w:author="Silver, Ian" w:date="2026-02-16T11:31:00Z" w16du:dateUtc="2026-02-16T16:31:00Z">
              <w:tcPr>
                <w:tcW w:w="754" w:type="pct"/>
                <w:gridSpan w:val="2"/>
                <w:tcBorders>
                  <w:top w:val="nil"/>
                  <w:left w:val="nil"/>
                  <w:bottom w:val="nil"/>
                  <w:right w:val="nil"/>
                </w:tcBorders>
                <w:noWrap/>
                <w:vAlign w:val="bottom"/>
                <w:hideMark/>
              </w:tcPr>
            </w:tcPrChange>
          </w:tcPr>
          <w:p w14:paraId="401CE58E" w14:textId="699801E7" w:rsidR="006F6E3D" w:rsidRPr="00E9723A" w:rsidDel="0080672F" w:rsidRDefault="006F6E3D" w:rsidP="007B3586">
            <w:pPr>
              <w:spacing w:line="240" w:lineRule="auto"/>
              <w:contextualSpacing w:val="0"/>
              <w:jc w:val="center"/>
              <w:rPr>
                <w:del w:id="642" w:author="Silver, Ian" w:date="2026-02-16T11:30:00Z" w16du:dateUtc="2026-02-16T16:30:00Z"/>
                <w:rFonts w:eastAsia="Times New Roman" w:cs="Times New Roman"/>
                <w:color w:val="000000"/>
                <w:sz w:val="22"/>
                <w:szCs w:val="22"/>
              </w:rPr>
            </w:pPr>
            <w:del w:id="643" w:author="Silver, Ian" w:date="2026-02-16T11:30:00Z" w16du:dateUtc="2026-02-16T16:30:00Z">
              <w:r w:rsidDel="0080672F">
                <w:rPr>
                  <w:color w:val="000000"/>
                  <w:sz w:val="22"/>
                  <w:szCs w:val="22"/>
                </w:rPr>
                <w:delText>0</w:delText>
              </w:r>
            </w:del>
          </w:p>
        </w:tc>
        <w:tc>
          <w:tcPr>
            <w:tcW w:w="156" w:type="pct"/>
            <w:tcBorders>
              <w:top w:val="nil"/>
              <w:left w:val="nil"/>
              <w:bottom w:val="nil"/>
              <w:right w:val="nil"/>
            </w:tcBorders>
            <w:noWrap/>
            <w:vAlign w:val="bottom"/>
            <w:hideMark/>
            <w:tcPrChange w:id="644" w:author="Silver, Ian" w:date="2026-02-16T11:31:00Z" w16du:dateUtc="2026-02-16T16:31:00Z">
              <w:tcPr>
                <w:tcW w:w="754" w:type="pct"/>
                <w:tcBorders>
                  <w:top w:val="nil"/>
                  <w:left w:val="nil"/>
                  <w:bottom w:val="nil"/>
                  <w:right w:val="nil"/>
                </w:tcBorders>
                <w:noWrap/>
                <w:vAlign w:val="bottom"/>
                <w:hideMark/>
              </w:tcPr>
            </w:tcPrChange>
          </w:tcPr>
          <w:p w14:paraId="2F9F502E" w14:textId="69A04BB2" w:rsidR="006F6E3D" w:rsidRPr="00E9723A" w:rsidDel="0080672F" w:rsidRDefault="006F6E3D" w:rsidP="007B3586">
            <w:pPr>
              <w:spacing w:line="240" w:lineRule="auto"/>
              <w:contextualSpacing w:val="0"/>
              <w:jc w:val="center"/>
              <w:rPr>
                <w:del w:id="645" w:author="Silver, Ian" w:date="2026-02-16T11:30:00Z" w16du:dateUtc="2026-02-16T16:30:00Z"/>
                <w:rFonts w:eastAsia="Times New Roman" w:cs="Times New Roman"/>
                <w:color w:val="000000"/>
                <w:sz w:val="22"/>
                <w:szCs w:val="22"/>
              </w:rPr>
            </w:pPr>
            <w:del w:id="646" w:author="Silver, Ian" w:date="2026-02-16T11:30:00Z" w16du:dateUtc="2026-02-16T16:30:00Z">
              <w:r w:rsidDel="0080672F">
                <w:rPr>
                  <w:color w:val="000000"/>
                  <w:sz w:val="22"/>
                  <w:szCs w:val="22"/>
                </w:rPr>
                <w:delText>1</w:delText>
              </w:r>
            </w:del>
          </w:p>
        </w:tc>
      </w:tr>
      <w:tr w:rsidR="006F6E3D" w:rsidRPr="00E9723A" w:rsidDel="0080672F" w14:paraId="4C1B4FA7" w14:textId="593331BD" w:rsidTr="0080672F">
        <w:trPr>
          <w:trHeight w:val="144"/>
          <w:del w:id="647" w:author="Silver, Ian" w:date="2026-02-16T11:30:00Z"/>
          <w:trPrChange w:id="648"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649" w:author="Silver, Ian" w:date="2026-02-16T11:31:00Z" w16du:dateUtc="2026-02-16T16:31:00Z">
              <w:tcPr>
                <w:tcW w:w="2584" w:type="pct"/>
                <w:tcBorders>
                  <w:top w:val="nil"/>
                  <w:left w:val="nil"/>
                  <w:bottom w:val="nil"/>
                  <w:right w:val="nil"/>
                </w:tcBorders>
                <w:noWrap/>
                <w:vAlign w:val="bottom"/>
                <w:hideMark/>
              </w:tcPr>
            </w:tcPrChange>
          </w:tcPr>
          <w:p w14:paraId="0DD954BD" w14:textId="37322443" w:rsidR="006F6E3D" w:rsidRPr="00E9723A" w:rsidDel="0080672F" w:rsidRDefault="006F6E3D" w:rsidP="007B3586">
            <w:pPr>
              <w:spacing w:line="240" w:lineRule="auto"/>
              <w:ind w:firstLineChars="100" w:firstLine="220"/>
              <w:contextualSpacing w:val="0"/>
              <w:rPr>
                <w:del w:id="650" w:author="Silver, Ian" w:date="2026-02-16T11:30:00Z" w16du:dateUtc="2026-02-16T16:30:00Z"/>
                <w:rFonts w:eastAsia="Times New Roman" w:cs="Times New Roman"/>
                <w:color w:val="000000"/>
                <w:sz w:val="22"/>
                <w:szCs w:val="22"/>
              </w:rPr>
            </w:pPr>
            <w:del w:id="651" w:author="Silver, Ian" w:date="2026-02-16T11:30:00Z" w16du:dateUtc="2026-02-16T16:30:00Z">
              <w:r w:rsidRPr="00E9723A" w:rsidDel="0080672F">
                <w:rPr>
                  <w:rFonts w:eastAsia="Times New Roman" w:cs="Times New Roman"/>
                  <w:color w:val="000000"/>
                  <w:sz w:val="22"/>
                  <w:szCs w:val="22"/>
                </w:rPr>
                <w:delText>Black</w:delText>
              </w:r>
            </w:del>
          </w:p>
        </w:tc>
        <w:tc>
          <w:tcPr>
            <w:tcW w:w="755" w:type="pct"/>
            <w:tcBorders>
              <w:top w:val="nil"/>
              <w:left w:val="nil"/>
              <w:bottom w:val="nil"/>
              <w:right w:val="nil"/>
            </w:tcBorders>
            <w:noWrap/>
            <w:vAlign w:val="bottom"/>
            <w:hideMark/>
            <w:tcPrChange w:id="652" w:author="Silver, Ian" w:date="2026-02-16T11:31:00Z" w16du:dateUtc="2026-02-16T16:31:00Z">
              <w:tcPr>
                <w:tcW w:w="754" w:type="pct"/>
                <w:tcBorders>
                  <w:top w:val="nil"/>
                  <w:left w:val="nil"/>
                  <w:bottom w:val="nil"/>
                  <w:right w:val="nil"/>
                </w:tcBorders>
                <w:noWrap/>
                <w:vAlign w:val="bottom"/>
                <w:hideMark/>
              </w:tcPr>
            </w:tcPrChange>
          </w:tcPr>
          <w:p w14:paraId="659499A5" w14:textId="0C29912D" w:rsidR="006F6E3D" w:rsidRPr="00E9723A" w:rsidDel="0080672F" w:rsidRDefault="006F6E3D" w:rsidP="007B3586">
            <w:pPr>
              <w:spacing w:line="240" w:lineRule="auto"/>
              <w:contextualSpacing w:val="0"/>
              <w:jc w:val="center"/>
              <w:rPr>
                <w:del w:id="653" w:author="Silver, Ian" w:date="2026-02-16T11:30:00Z" w16du:dateUtc="2026-02-16T16:30:00Z"/>
                <w:rFonts w:eastAsia="Times New Roman" w:cs="Times New Roman"/>
                <w:color w:val="000000"/>
                <w:sz w:val="22"/>
                <w:szCs w:val="22"/>
              </w:rPr>
            </w:pPr>
            <w:del w:id="654" w:author="Silver, Ian" w:date="2026-02-16T11:30:00Z" w16du:dateUtc="2026-02-16T16:30:00Z">
              <w:r w:rsidDel="0080672F">
                <w:rPr>
                  <w:color w:val="000000"/>
                  <w:sz w:val="22"/>
                  <w:szCs w:val="22"/>
                </w:rPr>
                <w:delText>0.27</w:delText>
              </w:r>
            </w:del>
          </w:p>
        </w:tc>
        <w:tc>
          <w:tcPr>
            <w:tcW w:w="752" w:type="pct"/>
            <w:tcBorders>
              <w:top w:val="nil"/>
              <w:left w:val="nil"/>
              <w:bottom w:val="nil"/>
              <w:right w:val="nil"/>
            </w:tcBorders>
            <w:noWrap/>
            <w:vAlign w:val="bottom"/>
            <w:hideMark/>
            <w:tcPrChange w:id="655" w:author="Silver, Ian" w:date="2026-02-16T11:31:00Z" w16du:dateUtc="2026-02-16T16:31:00Z">
              <w:tcPr>
                <w:tcW w:w="754" w:type="pct"/>
                <w:tcBorders>
                  <w:top w:val="nil"/>
                  <w:left w:val="nil"/>
                  <w:bottom w:val="nil"/>
                  <w:right w:val="nil"/>
                </w:tcBorders>
                <w:noWrap/>
                <w:vAlign w:val="bottom"/>
                <w:hideMark/>
              </w:tcPr>
            </w:tcPrChange>
          </w:tcPr>
          <w:p w14:paraId="10D7379F" w14:textId="3F08BDF4" w:rsidR="006F6E3D" w:rsidRPr="00E9723A" w:rsidDel="0080672F" w:rsidRDefault="006F6E3D" w:rsidP="007B3586">
            <w:pPr>
              <w:spacing w:line="240" w:lineRule="auto"/>
              <w:contextualSpacing w:val="0"/>
              <w:jc w:val="center"/>
              <w:rPr>
                <w:del w:id="656" w:author="Silver, Ian" w:date="2026-02-16T11:30:00Z" w16du:dateUtc="2026-02-16T16:30:00Z"/>
                <w:rFonts w:eastAsia="Times New Roman" w:cs="Times New Roman"/>
                <w:color w:val="000000"/>
                <w:sz w:val="22"/>
                <w:szCs w:val="22"/>
              </w:rPr>
            </w:pPr>
            <w:del w:id="657" w:author="Silver, Ian" w:date="2026-02-16T11:30:00Z" w16du:dateUtc="2026-02-16T16:30:00Z">
              <w:r w:rsidDel="0080672F">
                <w:rPr>
                  <w:color w:val="000000"/>
                  <w:sz w:val="22"/>
                  <w:szCs w:val="22"/>
                </w:rPr>
                <w:delText>--</w:delText>
              </w:r>
            </w:del>
          </w:p>
        </w:tc>
        <w:tc>
          <w:tcPr>
            <w:tcW w:w="752" w:type="pct"/>
            <w:tcBorders>
              <w:top w:val="nil"/>
              <w:left w:val="nil"/>
              <w:bottom w:val="nil"/>
              <w:right w:val="nil"/>
            </w:tcBorders>
            <w:noWrap/>
            <w:vAlign w:val="bottom"/>
            <w:hideMark/>
            <w:tcPrChange w:id="658" w:author="Silver, Ian" w:date="2026-02-16T11:31:00Z" w16du:dateUtc="2026-02-16T16:31:00Z">
              <w:tcPr>
                <w:tcW w:w="754" w:type="pct"/>
                <w:gridSpan w:val="2"/>
                <w:tcBorders>
                  <w:top w:val="nil"/>
                  <w:left w:val="nil"/>
                  <w:bottom w:val="nil"/>
                  <w:right w:val="nil"/>
                </w:tcBorders>
                <w:noWrap/>
                <w:vAlign w:val="bottom"/>
                <w:hideMark/>
              </w:tcPr>
            </w:tcPrChange>
          </w:tcPr>
          <w:p w14:paraId="2B7D78B9" w14:textId="481431C2" w:rsidR="006F6E3D" w:rsidRPr="00E9723A" w:rsidDel="0080672F" w:rsidRDefault="006F6E3D" w:rsidP="007B3586">
            <w:pPr>
              <w:spacing w:line="240" w:lineRule="auto"/>
              <w:contextualSpacing w:val="0"/>
              <w:jc w:val="center"/>
              <w:rPr>
                <w:del w:id="659" w:author="Silver, Ian" w:date="2026-02-16T11:30:00Z" w16du:dateUtc="2026-02-16T16:30:00Z"/>
                <w:rFonts w:eastAsia="Times New Roman" w:cs="Times New Roman"/>
                <w:color w:val="000000"/>
                <w:sz w:val="22"/>
                <w:szCs w:val="22"/>
              </w:rPr>
            </w:pPr>
            <w:del w:id="660" w:author="Silver, Ian" w:date="2026-02-16T11:30:00Z" w16du:dateUtc="2026-02-16T16:30:00Z">
              <w:r w:rsidDel="0080672F">
                <w:rPr>
                  <w:color w:val="000000"/>
                  <w:sz w:val="22"/>
                  <w:szCs w:val="22"/>
                </w:rPr>
                <w:delText>0</w:delText>
              </w:r>
            </w:del>
          </w:p>
        </w:tc>
        <w:tc>
          <w:tcPr>
            <w:tcW w:w="156" w:type="pct"/>
            <w:tcBorders>
              <w:top w:val="nil"/>
              <w:left w:val="nil"/>
              <w:bottom w:val="nil"/>
              <w:right w:val="nil"/>
            </w:tcBorders>
            <w:noWrap/>
            <w:vAlign w:val="bottom"/>
            <w:hideMark/>
            <w:tcPrChange w:id="661" w:author="Silver, Ian" w:date="2026-02-16T11:31:00Z" w16du:dateUtc="2026-02-16T16:31:00Z">
              <w:tcPr>
                <w:tcW w:w="754" w:type="pct"/>
                <w:tcBorders>
                  <w:top w:val="nil"/>
                  <w:left w:val="nil"/>
                  <w:bottom w:val="nil"/>
                  <w:right w:val="nil"/>
                </w:tcBorders>
                <w:noWrap/>
                <w:vAlign w:val="bottom"/>
                <w:hideMark/>
              </w:tcPr>
            </w:tcPrChange>
          </w:tcPr>
          <w:p w14:paraId="078D2043" w14:textId="41AB06DD" w:rsidR="006F6E3D" w:rsidRPr="00E9723A" w:rsidDel="0080672F" w:rsidRDefault="006F6E3D" w:rsidP="007B3586">
            <w:pPr>
              <w:spacing w:line="240" w:lineRule="auto"/>
              <w:contextualSpacing w:val="0"/>
              <w:jc w:val="center"/>
              <w:rPr>
                <w:del w:id="662" w:author="Silver, Ian" w:date="2026-02-16T11:30:00Z" w16du:dateUtc="2026-02-16T16:30:00Z"/>
                <w:rFonts w:eastAsia="Times New Roman" w:cs="Times New Roman"/>
                <w:color w:val="000000"/>
                <w:sz w:val="22"/>
                <w:szCs w:val="22"/>
              </w:rPr>
            </w:pPr>
            <w:del w:id="663" w:author="Silver, Ian" w:date="2026-02-16T11:30:00Z" w16du:dateUtc="2026-02-16T16:30:00Z">
              <w:r w:rsidDel="0080672F">
                <w:rPr>
                  <w:color w:val="000000"/>
                  <w:sz w:val="22"/>
                  <w:szCs w:val="22"/>
                </w:rPr>
                <w:delText>1</w:delText>
              </w:r>
            </w:del>
          </w:p>
        </w:tc>
      </w:tr>
      <w:tr w:rsidR="006F6E3D" w:rsidRPr="00E9723A" w:rsidDel="0080672F" w14:paraId="30428E5B" w14:textId="3FDD1F61" w:rsidTr="0080672F">
        <w:trPr>
          <w:trHeight w:val="144"/>
          <w:del w:id="664" w:author="Silver, Ian" w:date="2026-02-16T11:30:00Z"/>
          <w:trPrChange w:id="665"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666" w:author="Silver, Ian" w:date="2026-02-16T11:31:00Z" w16du:dateUtc="2026-02-16T16:31:00Z">
              <w:tcPr>
                <w:tcW w:w="2584" w:type="pct"/>
                <w:tcBorders>
                  <w:top w:val="nil"/>
                  <w:left w:val="nil"/>
                  <w:bottom w:val="nil"/>
                  <w:right w:val="nil"/>
                </w:tcBorders>
                <w:noWrap/>
                <w:vAlign w:val="bottom"/>
                <w:hideMark/>
              </w:tcPr>
            </w:tcPrChange>
          </w:tcPr>
          <w:p w14:paraId="4ECBA50A" w14:textId="78A5390C" w:rsidR="006F6E3D" w:rsidRPr="00E9723A" w:rsidDel="0080672F" w:rsidRDefault="006F6E3D" w:rsidP="007B3586">
            <w:pPr>
              <w:spacing w:line="240" w:lineRule="auto"/>
              <w:ind w:firstLineChars="100" w:firstLine="220"/>
              <w:contextualSpacing w:val="0"/>
              <w:rPr>
                <w:del w:id="667" w:author="Silver, Ian" w:date="2026-02-16T11:30:00Z" w16du:dateUtc="2026-02-16T16:30:00Z"/>
                <w:rFonts w:eastAsia="Times New Roman" w:cs="Times New Roman"/>
                <w:color w:val="000000"/>
                <w:sz w:val="22"/>
                <w:szCs w:val="22"/>
              </w:rPr>
            </w:pPr>
            <w:del w:id="668" w:author="Silver, Ian" w:date="2026-02-16T11:30:00Z" w16du:dateUtc="2026-02-16T16:30:00Z">
              <w:r w:rsidRPr="00E9723A" w:rsidDel="0080672F">
                <w:rPr>
                  <w:rFonts w:eastAsia="Times New Roman" w:cs="Times New Roman"/>
                  <w:color w:val="000000"/>
                  <w:sz w:val="22"/>
                  <w:szCs w:val="22"/>
                </w:rPr>
                <w:delText>Male</w:delText>
              </w:r>
            </w:del>
          </w:p>
        </w:tc>
        <w:tc>
          <w:tcPr>
            <w:tcW w:w="755" w:type="pct"/>
            <w:tcBorders>
              <w:top w:val="nil"/>
              <w:left w:val="nil"/>
              <w:bottom w:val="nil"/>
              <w:right w:val="nil"/>
            </w:tcBorders>
            <w:noWrap/>
            <w:vAlign w:val="bottom"/>
            <w:hideMark/>
            <w:tcPrChange w:id="669" w:author="Silver, Ian" w:date="2026-02-16T11:31:00Z" w16du:dateUtc="2026-02-16T16:31:00Z">
              <w:tcPr>
                <w:tcW w:w="754" w:type="pct"/>
                <w:tcBorders>
                  <w:top w:val="nil"/>
                  <w:left w:val="nil"/>
                  <w:bottom w:val="nil"/>
                  <w:right w:val="nil"/>
                </w:tcBorders>
                <w:noWrap/>
                <w:vAlign w:val="bottom"/>
                <w:hideMark/>
              </w:tcPr>
            </w:tcPrChange>
          </w:tcPr>
          <w:p w14:paraId="758755A2" w14:textId="5ECFB517" w:rsidR="006F6E3D" w:rsidRPr="00E9723A" w:rsidDel="0080672F" w:rsidRDefault="006F6E3D" w:rsidP="007B3586">
            <w:pPr>
              <w:spacing w:line="240" w:lineRule="auto"/>
              <w:contextualSpacing w:val="0"/>
              <w:jc w:val="center"/>
              <w:rPr>
                <w:del w:id="670" w:author="Silver, Ian" w:date="2026-02-16T11:30:00Z" w16du:dateUtc="2026-02-16T16:30:00Z"/>
                <w:rFonts w:eastAsia="Times New Roman" w:cs="Times New Roman"/>
                <w:color w:val="000000"/>
                <w:sz w:val="22"/>
                <w:szCs w:val="22"/>
              </w:rPr>
            </w:pPr>
            <w:del w:id="671" w:author="Silver, Ian" w:date="2026-02-16T11:30:00Z" w16du:dateUtc="2026-02-16T16:30:00Z">
              <w:r w:rsidDel="0080672F">
                <w:rPr>
                  <w:color w:val="000000"/>
                  <w:sz w:val="22"/>
                  <w:szCs w:val="22"/>
                </w:rPr>
                <w:delText>0.51</w:delText>
              </w:r>
            </w:del>
          </w:p>
        </w:tc>
        <w:tc>
          <w:tcPr>
            <w:tcW w:w="752" w:type="pct"/>
            <w:tcBorders>
              <w:top w:val="nil"/>
              <w:left w:val="nil"/>
              <w:bottom w:val="nil"/>
              <w:right w:val="nil"/>
            </w:tcBorders>
            <w:noWrap/>
            <w:vAlign w:val="bottom"/>
            <w:hideMark/>
            <w:tcPrChange w:id="672" w:author="Silver, Ian" w:date="2026-02-16T11:31:00Z" w16du:dateUtc="2026-02-16T16:31:00Z">
              <w:tcPr>
                <w:tcW w:w="754" w:type="pct"/>
                <w:tcBorders>
                  <w:top w:val="nil"/>
                  <w:left w:val="nil"/>
                  <w:bottom w:val="nil"/>
                  <w:right w:val="nil"/>
                </w:tcBorders>
                <w:noWrap/>
                <w:vAlign w:val="bottom"/>
                <w:hideMark/>
              </w:tcPr>
            </w:tcPrChange>
          </w:tcPr>
          <w:p w14:paraId="63ED225C" w14:textId="33456313" w:rsidR="006F6E3D" w:rsidRPr="00E9723A" w:rsidDel="0080672F" w:rsidRDefault="006F6E3D" w:rsidP="007B3586">
            <w:pPr>
              <w:spacing w:line="240" w:lineRule="auto"/>
              <w:contextualSpacing w:val="0"/>
              <w:jc w:val="center"/>
              <w:rPr>
                <w:del w:id="673" w:author="Silver, Ian" w:date="2026-02-16T11:30:00Z" w16du:dateUtc="2026-02-16T16:30:00Z"/>
                <w:rFonts w:eastAsia="Times New Roman" w:cs="Times New Roman"/>
                <w:color w:val="000000"/>
                <w:sz w:val="22"/>
                <w:szCs w:val="22"/>
              </w:rPr>
            </w:pPr>
            <w:del w:id="674" w:author="Silver, Ian" w:date="2026-02-16T11:30:00Z" w16du:dateUtc="2026-02-16T16:30:00Z">
              <w:r w:rsidDel="0080672F">
                <w:rPr>
                  <w:color w:val="000000"/>
                  <w:sz w:val="22"/>
                  <w:szCs w:val="22"/>
                </w:rPr>
                <w:delText>--</w:delText>
              </w:r>
            </w:del>
          </w:p>
        </w:tc>
        <w:tc>
          <w:tcPr>
            <w:tcW w:w="752" w:type="pct"/>
            <w:tcBorders>
              <w:top w:val="nil"/>
              <w:left w:val="nil"/>
              <w:bottom w:val="nil"/>
              <w:right w:val="nil"/>
            </w:tcBorders>
            <w:noWrap/>
            <w:vAlign w:val="bottom"/>
            <w:hideMark/>
            <w:tcPrChange w:id="675" w:author="Silver, Ian" w:date="2026-02-16T11:31:00Z" w16du:dateUtc="2026-02-16T16:31:00Z">
              <w:tcPr>
                <w:tcW w:w="754" w:type="pct"/>
                <w:gridSpan w:val="2"/>
                <w:tcBorders>
                  <w:top w:val="nil"/>
                  <w:left w:val="nil"/>
                  <w:bottom w:val="nil"/>
                  <w:right w:val="nil"/>
                </w:tcBorders>
                <w:noWrap/>
                <w:vAlign w:val="bottom"/>
                <w:hideMark/>
              </w:tcPr>
            </w:tcPrChange>
          </w:tcPr>
          <w:p w14:paraId="1B4BFCAA" w14:textId="1AAD08C9" w:rsidR="006F6E3D" w:rsidRPr="00E9723A" w:rsidDel="0080672F" w:rsidRDefault="006F6E3D" w:rsidP="007B3586">
            <w:pPr>
              <w:spacing w:line="240" w:lineRule="auto"/>
              <w:contextualSpacing w:val="0"/>
              <w:jc w:val="center"/>
              <w:rPr>
                <w:del w:id="676" w:author="Silver, Ian" w:date="2026-02-16T11:30:00Z" w16du:dateUtc="2026-02-16T16:30:00Z"/>
                <w:rFonts w:eastAsia="Times New Roman" w:cs="Times New Roman"/>
                <w:color w:val="000000"/>
                <w:sz w:val="22"/>
                <w:szCs w:val="22"/>
              </w:rPr>
            </w:pPr>
            <w:del w:id="677" w:author="Silver, Ian" w:date="2026-02-16T11:30:00Z" w16du:dateUtc="2026-02-16T16:30:00Z">
              <w:r w:rsidDel="0080672F">
                <w:rPr>
                  <w:color w:val="000000"/>
                  <w:sz w:val="22"/>
                  <w:szCs w:val="22"/>
                </w:rPr>
                <w:delText>0</w:delText>
              </w:r>
            </w:del>
          </w:p>
        </w:tc>
        <w:tc>
          <w:tcPr>
            <w:tcW w:w="156" w:type="pct"/>
            <w:tcBorders>
              <w:top w:val="nil"/>
              <w:left w:val="nil"/>
              <w:bottom w:val="nil"/>
              <w:right w:val="nil"/>
            </w:tcBorders>
            <w:noWrap/>
            <w:vAlign w:val="bottom"/>
            <w:hideMark/>
            <w:tcPrChange w:id="678" w:author="Silver, Ian" w:date="2026-02-16T11:31:00Z" w16du:dateUtc="2026-02-16T16:31:00Z">
              <w:tcPr>
                <w:tcW w:w="754" w:type="pct"/>
                <w:tcBorders>
                  <w:top w:val="nil"/>
                  <w:left w:val="nil"/>
                  <w:bottom w:val="nil"/>
                  <w:right w:val="nil"/>
                </w:tcBorders>
                <w:noWrap/>
                <w:vAlign w:val="bottom"/>
                <w:hideMark/>
              </w:tcPr>
            </w:tcPrChange>
          </w:tcPr>
          <w:p w14:paraId="4D28C60C" w14:textId="026034FA" w:rsidR="006F6E3D" w:rsidRPr="00E9723A" w:rsidDel="0080672F" w:rsidRDefault="006F6E3D" w:rsidP="007B3586">
            <w:pPr>
              <w:spacing w:line="240" w:lineRule="auto"/>
              <w:contextualSpacing w:val="0"/>
              <w:jc w:val="center"/>
              <w:rPr>
                <w:del w:id="679" w:author="Silver, Ian" w:date="2026-02-16T11:30:00Z" w16du:dateUtc="2026-02-16T16:30:00Z"/>
                <w:rFonts w:eastAsia="Times New Roman" w:cs="Times New Roman"/>
                <w:color w:val="000000"/>
                <w:sz w:val="22"/>
                <w:szCs w:val="22"/>
              </w:rPr>
            </w:pPr>
            <w:del w:id="680" w:author="Silver, Ian" w:date="2026-02-16T11:30:00Z" w16du:dateUtc="2026-02-16T16:30:00Z">
              <w:r w:rsidDel="0080672F">
                <w:rPr>
                  <w:color w:val="000000"/>
                  <w:sz w:val="22"/>
                  <w:szCs w:val="22"/>
                </w:rPr>
                <w:delText>1</w:delText>
              </w:r>
            </w:del>
          </w:p>
        </w:tc>
      </w:tr>
      <w:tr w:rsidR="006F6E3D" w:rsidRPr="00E9723A" w:rsidDel="0080672F" w14:paraId="1CE9652E" w14:textId="405C6AA0" w:rsidTr="0080672F">
        <w:trPr>
          <w:trHeight w:val="144"/>
          <w:del w:id="681" w:author="Silver, Ian" w:date="2026-02-16T11:30:00Z"/>
          <w:trPrChange w:id="682"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683" w:author="Silver, Ian" w:date="2026-02-16T11:31:00Z" w16du:dateUtc="2026-02-16T16:31:00Z">
              <w:tcPr>
                <w:tcW w:w="2584" w:type="pct"/>
                <w:tcBorders>
                  <w:top w:val="nil"/>
                  <w:left w:val="nil"/>
                  <w:bottom w:val="nil"/>
                  <w:right w:val="nil"/>
                </w:tcBorders>
                <w:noWrap/>
                <w:vAlign w:val="bottom"/>
                <w:hideMark/>
              </w:tcPr>
            </w:tcPrChange>
          </w:tcPr>
          <w:p w14:paraId="045C044A" w14:textId="0B5D48A0" w:rsidR="006F6E3D" w:rsidRPr="00E9723A" w:rsidDel="0080672F" w:rsidRDefault="006F6E3D" w:rsidP="007B3586">
            <w:pPr>
              <w:spacing w:line="240" w:lineRule="auto"/>
              <w:ind w:firstLineChars="100" w:firstLine="220"/>
              <w:contextualSpacing w:val="0"/>
              <w:rPr>
                <w:del w:id="684" w:author="Silver, Ian" w:date="2026-02-16T11:30:00Z" w16du:dateUtc="2026-02-16T16:30:00Z"/>
                <w:rFonts w:eastAsia="Times New Roman" w:cs="Times New Roman"/>
                <w:color w:val="000000"/>
                <w:sz w:val="22"/>
                <w:szCs w:val="22"/>
              </w:rPr>
            </w:pPr>
            <w:del w:id="685" w:author="Silver, Ian" w:date="2026-02-16T11:30:00Z" w16du:dateUtc="2026-02-16T16:30:00Z">
              <w:r w:rsidRPr="00E9723A" w:rsidDel="0080672F">
                <w:rPr>
                  <w:rFonts w:eastAsia="Times New Roman" w:cs="Times New Roman"/>
                  <w:color w:val="000000"/>
                  <w:sz w:val="22"/>
                  <w:szCs w:val="22"/>
                </w:rPr>
                <w:delText>Sample</w:delText>
              </w:r>
            </w:del>
          </w:p>
        </w:tc>
        <w:tc>
          <w:tcPr>
            <w:tcW w:w="755" w:type="pct"/>
            <w:tcBorders>
              <w:top w:val="nil"/>
              <w:left w:val="nil"/>
              <w:bottom w:val="nil"/>
              <w:right w:val="nil"/>
            </w:tcBorders>
            <w:noWrap/>
            <w:vAlign w:val="bottom"/>
            <w:hideMark/>
            <w:tcPrChange w:id="686" w:author="Silver, Ian" w:date="2026-02-16T11:31:00Z" w16du:dateUtc="2026-02-16T16:31:00Z">
              <w:tcPr>
                <w:tcW w:w="754" w:type="pct"/>
                <w:tcBorders>
                  <w:top w:val="nil"/>
                  <w:left w:val="nil"/>
                  <w:bottom w:val="nil"/>
                  <w:right w:val="nil"/>
                </w:tcBorders>
                <w:noWrap/>
                <w:vAlign w:val="bottom"/>
                <w:hideMark/>
              </w:tcPr>
            </w:tcPrChange>
          </w:tcPr>
          <w:p w14:paraId="591D4C72" w14:textId="69BE5B4F" w:rsidR="006F6E3D" w:rsidRPr="00E9723A" w:rsidDel="0080672F" w:rsidRDefault="006F6E3D" w:rsidP="007B3586">
            <w:pPr>
              <w:spacing w:line="240" w:lineRule="auto"/>
              <w:contextualSpacing w:val="0"/>
              <w:jc w:val="center"/>
              <w:rPr>
                <w:del w:id="687" w:author="Silver, Ian" w:date="2026-02-16T11:30:00Z" w16du:dateUtc="2026-02-16T16:30:00Z"/>
                <w:rFonts w:eastAsia="Times New Roman" w:cs="Times New Roman"/>
                <w:color w:val="000000"/>
                <w:sz w:val="22"/>
                <w:szCs w:val="22"/>
              </w:rPr>
            </w:pPr>
            <w:del w:id="688" w:author="Silver, Ian" w:date="2026-02-16T11:30:00Z" w16du:dateUtc="2026-02-16T16:30:00Z">
              <w:r w:rsidDel="0080672F">
                <w:rPr>
                  <w:color w:val="000000"/>
                  <w:sz w:val="22"/>
                  <w:szCs w:val="22"/>
                </w:rPr>
                <w:delText>1.26</w:delText>
              </w:r>
            </w:del>
          </w:p>
        </w:tc>
        <w:tc>
          <w:tcPr>
            <w:tcW w:w="752" w:type="pct"/>
            <w:tcBorders>
              <w:top w:val="nil"/>
              <w:left w:val="nil"/>
              <w:bottom w:val="nil"/>
              <w:right w:val="nil"/>
            </w:tcBorders>
            <w:noWrap/>
            <w:vAlign w:val="bottom"/>
            <w:hideMark/>
            <w:tcPrChange w:id="689" w:author="Silver, Ian" w:date="2026-02-16T11:31:00Z" w16du:dateUtc="2026-02-16T16:31:00Z">
              <w:tcPr>
                <w:tcW w:w="754" w:type="pct"/>
                <w:tcBorders>
                  <w:top w:val="nil"/>
                  <w:left w:val="nil"/>
                  <w:bottom w:val="nil"/>
                  <w:right w:val="nil"/>
                </w:tcBorders>
                <w:noWrap/>
                <w:vAlign w:val="bottom"/>
                <w:hideMark/>
              </w:tcPr>
            </w:tcPrChange>
          </w:tcPr>
          <w:p w14:paraId="540A88C8" w14:textId="12E0972B" w:rsidR="006F6E3D" w:rsidRPr="00E9723A" w:rsidDel="0080672F" w:rsidRDefault="006F6E3D" w:rsidP="007B3586">
            <w:pPr>
              <w:spacing w:line="240" w:lineRule="auto"/>
              <w:contextualSpacing w:val="0"/>
              <w:jc w:val="center"/>
              <w:rPr>
                <w:del w:id="690" w:author="Silver, Ian" w:date="2026-02-16T11:30:00Z" w16du:dateUtc="2026-02-16T16:30:00Z"/>
                <w:rFonts w:eastAsia="Times New Roman" w:cs="Times New Roman"/>
                <w:color w:val="000000"/>
                <w:sz w:val="22"/>
                <w:szCs w:val="22"/>
              </w:rPr>
            </w:pPr>
            <w:del w:id="691" w:author="Silver, Ian" w:date="2026-02-16T11:30:00Z" w16du:dateUtc="2026-02-16T16:30:00Z">
              <w:r w:rsidDel="0080672F">
                <w:rPr>
                  <w:color w:val="000000"/>
                  <w:sz w:val="22"/>
                  <w:szCs w:val="22"/>
                </w:rPr>
                <w:delText>--</w:delText>
              </w:r>
            </w:del>
          </w:p>
        </w:tc>
        <w:tc>
          <w:tcPr>
            <w:tcW w:w="752" w:type="pct"/>
            <w:tcBorders>
              <w:top w:val="nil"/>
              <w:left w:val="nil"/>
              <w:bottom w:val="nil"/>
              <w:right w:val="nil"/>
            </w:tcBorders>
            <w:noWrap/>
            <w:vAlign w:val="bottom"/>
            <w:hideMark/>
            <w:tcPrChange w:id="692" w:author="Silver, Ian" w:date="2026-02-16T11:31:00Z" w16du:dateUtc="2026-02-16T16:31:00Z">
              <w:tcPr>
                <w:tcW w:w="754" w:type="pct"/>
                <w:gridSpan w:val="2"/>
                <w:tcBorders>
                  <w:top w:val="nil"/>
                  <w:left w:val="nil"/>
                  <w:bottom w:val="nil"/>
                  <w:right w:val="nil"/>
                </w:tcBorders>
                <w:noWrap/>
                <w:vAlign w:val="bottom"/>
                <w:hideMark/>
              </w:tcPr>
            </w:tcPrChange>
          </w:tcPr>
          <w:p w14:paraId="332E328E" w14:textId="152BFB8C" w:rsidR="006F6E3D" w:rsidRPr="00E9723A" w:rsidDel="0080672F" w:rsidRDefault="006F6E3D" w:rsidP="007B3586">
            <w:pPr>
              <w:spacing w:line="240" w:lineRule="auto"/>
              <w:contextualSpacing w:val="0"/>
              <w:jc w:val="center"/>
              <w:rPr>
                <w:del w:id="693" w:author="Silver, Ian" w:date="2026-02-16T11:30:00Z" w16du:dateUtc="2026-02-16T16:30:00Z"/>
                <w:rFonts w:eastAsia="Times New Roman" w:cs="Times New Roman"/>
                <w:color w:val="000000"/>
                <w:sz w:val="22"/>
                <w:szCs w:val="22"/>
              </w:rPr>
            </w:pPr>
            <w:del w:id="694" w:author="Silver, Ian" w:date="2026-02-16T11:30:00Z" w16du:dateUtc="2026-02-16T16:30:00Z">
              <w:r w:rsidDel="0080672F">
                <w:rPr>
                  <w:color w:val="000000"/>
                  <w:sz w:val="22"/>
                  <w:szCs w:val="22"/>
                </w:rPr>
                <w:delText>1</w:delText>
              </w:r>
            </w:del>
          </w:p>
        </w:tc>
        <w:tc>
          <w:tcPr>
            <w:tcW w:w="156" w:type="pct"/>
            <w:tcBorders>
              <w:top w:val="nil"/>
              <w:left w:val="nil"/>
              <w:bottom w:val="nil"/>
              <w:right w:val="nil"/>
            </w:tcBorders>
            <w:noWrap/>
            <w:vAlign w:val="bottom"/>
            <w:hideMark/>
            <w:tcPrChange w:id="695" w:author="Silver, Ian" w:date="2026-02-16T11:31:00Z" w16du:dateUtc="2026-02-16T16:31:00Z">
              <w:tcPr>
                <w:tcW w:w="754" w:type="pct"/>
                <w:tcBorders>
                  <w:top w:val="nil"/>
                  <w:left w:val="nil"/>
                  <w:bottom w:val="nil"/>
                  <w:right w:val="nil"/>
                </w:tcBorders>
                <w:noWrap/>
                <w:vAlign w:val="bottom"/>
                <w:hideMark/>
              </w:tcPr>
            </w:tcPrChange>
          </w:tcPr>
          <w:p w14:paraId="0E563985" w14:textId="55232557" w:rsidR="006F6E3D" w:rsidRPr="00E9723A" w:rsidDel="0080672F" w:rsidRDefault="006F6E3D" w:rsidP="007B3586">
            <w:pPr>
              <w:spacing w:line="240" w:lineRule="auto"/>
              <w:contextualSpacing w:val="0"/>
              <w:jc w:val="center"/>
              <w:rPr>
                <w:del w:id="696" w:author="Silver, Ian" w:date="2026-02-16T11:30:00Z" w16du:dateUtc="2026-02-16T16:30:00Z"/>
                <w:rFonts w:eastAsia="Times New Roman" w:cs="Times New Roman"/>
                <w:color w:val="000000"/>
                <w:sz w:val="22"/>
                <w:szCs w:val="22"/>
              </w:rPr>
            </w:pPr>
            <w:del w:id="697" w:author="Silver, Ian" w:date="2026-02-16T11:30:00Z" w16du:dateUtc="2026-02-16T16:30:00Z">
              <w:r w:rsidDel="0080672F">
                <w:rPr>
                  <w:color w:val="000000"/>
                  <w:sz w:val="22"/>
                  <w:szCs w:val="22"/>
                </w:rPr>
                <w:delText>2</w:delText>
              </w:r>
            </w:del>
          </w:p>
        </w:tc>
      </w:tr>
      <w:tr w:rsidR="006F6E3D" w:rsidRPr="00E9723A" w:rsidDel="0080672F" w14:paraId="40288FBA" w14:textId="10D4B013" w:rsidTr="0080672F">
        <w:trPr>
          <w:trHeight w:val="144"/>
          <w:del w:id="698" w:author="Silver, Ian" w:date="2026-02-16T11:30:00Z"/>
          <w:trPrChange w:id="699" w:author="Silver, Ian" w:date="2026-02-16T11:31:00Z" w16du:dateUtc="2026-02-16T16:31:00Z">
            <w:trPr>
              <w:trHeight w:val="144"/>
            </w:trPr>
          </w:trPrChange>
        </w:trPr>
        <w:tc>
          <w:tcPr>
            <w:tcW w:w="2584" w:type="pct"/>
            <w:tcBorders>
              <w:top w:val="nil"/>
              <w:left w:val="nil"/>
              <w:bottom w:val="nil"/>
              <w:right w:val="nil"/>
            </w:tcBorders>
            <w:vAlign w:val="center"/>
            <w:hideMark/>
            <w:tcPrChange w:id="700" w:author="Silver, Ian" w:date="2026-02-16T11:31:00Z" w16du:dateUtc="2026-02-16T16:31:00Z">
              <w:tcPr>
                <w:tcW w:w="2584" w:type="pct"/>
                <w:tcBorders>
                  <w:top w:val="nil"/>
                  <w:left w:val="nil"/>
                  <w:bottom w:val="nil"/>
                  <w:right w:val="nil"/>
                </w:tcBorders>
                <w:vAlign w:val="center"/>
                <w:hideMark/>
              </w:tcPr>
            </w:tcPrChange>
          </w:tcPr>
          <w:p w14:paraId="40DB6296" w14:textId="45237405" w:rsidR="006F6E3D" w:rsidRPr="00E9723A" w:rsidDel="0080672F" w:rsidRDefault="006F6E3D" w:rsidP="007B3586">
            <w:pPr>
              <w:spacing w:line="240" w:lineRule="auto"/>
              <w:ind w:firstLineChars="100" w:firstLine="220"/>
              <w:contextualSpacing w:val="0"/>
              <w:rPr>
                <w:del w:id="701" w:author="Silver, Ian" w:date="2026-02-16T11:30:00Z" w16du:dateUtc="2026-02-16T16:30:00Z"/>
                <w:rFonts w:eastAsia="Times New Roman" w:cs="Times New Roman"/>
                <w:color w:val="000000"/>
                <w:sz w:val="22"/>
                <w:szCs w:val="22"/>
              </w:rPr>
            </w:pPr>
            <w:del w:id="702" w:author="Silver, Ian" w:date="2026-02-16T11:30:00Z" w16du:dateUtc="2026-02-16T16:30:00Z">
              <w:r w:rsidRPr="00E9723A" w:rsidDel="0080672F">
                <w:rPr>
                  <w:rFonts w:eastAsia="Times New Roman" w:cs="Times New Roman"/>
                  <w:color w:val="000000"/>
                  <w:sz w:val="22"/>
                  <w:szCs w:val="22"/>
                </w:rPr>
                <w:delText>Parental Incarceration Before 16</w:delText>
              </w:r>
            </w:del>
          </w:p>
        </w:tc>
        <w:tc>
          <w:tcPr>
            <w:tcW w:w="755" w:type="pct"/>
            <w:tcBorders>
              <w:top w:val="nil"/>
              <w:left w:val="nil"/>
              <w:bottom w:val="nil"/>
              <w:right w:val="nil"/>
            </w:tcBorders>
            <w:noWrap/>
            <w:vAlign w:val="bottom"/>
            <w:hideMark/>
            <w:tcPrChange w:id="703" w:author="Silver, Ian" w:date="2026-02-16T11:31:00Z" w16du:dateUtc="2026-02-16T16:31:00Z">
              <w:tcPr>
                <w:tcW w:w="754" w:type="pct"/>
                <w:tcBorders>
                  <w:top w:val="nil"/>
                  <w:left w:val="nil"/>
                  <w:bottom w:val="nil"/>
                  <w:right w:val="nil"/>
                </w:tcBorders>
                <w:noWrap/>
                <w:vAlign w:val="bottom"/>
                <w:hideMark/>
              </w:tcPr>
            </w:tcPrChange>
          </w:tcPr>
          <w:p w14:paraId="3B61FC45" w14:textId="72E822FD" w:rsidR="006F6E3D" w:rsidRPr="00E9723A" w:rsidDel="0080672F" w:rsidRDefault="006F6E3D" w:rsidP="007B3586">
            <w:pPr>
              <w:spacing w:line="240" w:lineRule="auto"/>
              <w:contextualSpacing w:val="0"/>
              <w:jc w:val="center"/>
              <w:rPr>
                <w:del w:id="704" w:author="Silver, Ian" w:date="2026-02-16T11:30:00Z" w16du:dateUtc="2026-02-16T16:30:00Z"/>
                <w:rFonts w:eastAsia="Times New Roman" w:cs="Times New Roman"/>
                <w:color w:val="000000"/>
                <w:sz w:val="22"/>
                <w:szCs w:val="22"/>
              </w:rPr>
            </w:pPr>
            <w:del w:id="705" w:author="Silver, Ian" w:date="2026-02-16T11:30:00Z" w16du:dateUtc="2026-02-16T16:30:00Z">
              <w:r w:rsidDel="0080672F">
                <w:rPr>
                  <w:color w:val="000000"/>
                  <w:sz w:val="22"/>
                  <w:szCs w:val="22"/>
                </w:rPr>
                <w:delText>0.07</w:delText>
              </w:r>
            </w:del>
          </w:p>
        </w:tc>
        <w:tc>
          <w:tcPr>
            <w:tcW w:w="752" w:type="pct"/>
            <w:tcBorders>
              <w:top w:val="nil"/>
              <w:left w:val="nil"/>
              <w:bottom w:val="nil"/>
              <w:right w:val="nil"/>
            </w:tcBorders>
            <w:noWrap/>
            <w:vAlign w:val="bottom"/>
            <w:hideMark/>
            <w:tcPrChange w:id="706" w:author="Silver, Ian" w:date="2026-02-16T11:31:00Z" w16du:dateUtc="2026-02-16T16:31:00Z">
              <w:tcPr>
                <w:tcW w:w="754" w:type="pct"/>
                <w:tcBorders>
                  <w:top w:val="nil"/>
                  <w:left w:val="nil"/>
                  <w:bottom w:val="nil"/>
                  <w:right w:val="nil"/>
                </w:tcBorders>
                <w:noWrap/>
                <w:vAlign w:val="bottom"/>
                <w:hideMark/>
              </w:tcPr>
            </w:tcPrChange>
          </w:tcPr>
          <w:p w14:paraId="3917AC7F" w14:textId="00AEF50C" w:rsidR="006F6E3D" w:rsidRPr="00E9723A" w:rsidDel="0080672F" w:rsidRDefault="006F6E3D" w:rsidP="007B3586">
            <w:pPr>
              <w:spacing w:line="240" w:lineRule="auto"/>
              <w:contextualSpacing w:val="0"/>
              <w:jc w:val="center"/>
              <w:rPr>
                <w:del w:id="707" w:author="Silver, Ian" w:date="2026-02-16T11:30:00Z" w16du:dateUtc="2026-02-16T16:30:00Z"/>
                <w:rFonts w:eastAsia="Times New Roman" w:cs="Times New Roman"/>
                <w:color w:val="000000"/>
                <w:sz w:val="22"/>
                <w:szCs w:val="22"/>
              </w:rPr>
            </w:pPr>
            <w:del w:id="708" w:author="Silver, Ian" w:date="2026-02-16T11:30:00Z" w16du:dateUtc="2026-02-16T16:30:00Z">
              <w:r w:rsidDel="0080672F">
                <w:rPr>
                  <w:color w:val="000000"/>
                  <w:sz w:val="22"/>
                  <w:szCs w:val="22"/>
                </w:rPr>
                <w:delText>--</w:delText>
              </w:r>
            </w:del>
          </w:p>
        </w:tc>
        <w:tc>
          <w:tcPr>
            <w:tcW w:w="752" w:type="pct"/>
            <w:tcBorders>
              <w:top w:val="nil"/>
              <w:left w:val="nil"/>
              <w:bottom w:val="nil"/>
              <w:right w:val="nil"/>
            </w:tcBorders>
            <w:noWrap/>
            <w:vAlign w:val="bottom"/>
            <w:hideMark/>
            <w:tcPrChange w:id="709" w:author="Silver, Ian" w:date="2026-02-16T11:31:00Z" w16du:dateUtc="2026-02-16T16:31:00Z">
              <w:tcPr>
                <w:tcW w:w="754" w:type="pct"/>
                <w:gridSpan w:val="2"/>
                <w:tcBorders>
                  <w:top w:val="nil"/>
                  <w:left w:val="nil"/>
                  <w:bottom w:val="nil"/>
                  <w:right w:val="nil"/>
                </w:tcBorders>
                <w:noWrap/>
                <w:vAlign w:val="bottom"/>
                <w:hideMark/>
              </w:tcPr>
            </w:tcPrChange>
          </w:tcPr>
          <w:p w14:paraId="5C415E46" w14:textId="15FA7E60" w:rsidR="006F6E3D" w:rsidRPr="00E9723A" w:rsidDel="0080672F" w:rsidRDefault="006F6E3D" w:rsidP="007B3586">
            <w:pPr>
              <w:spacing w:line="240" w:lineRule="auto"/>
              <w:contextualSpacing w:val="0"/>
              <w:jc w:val="center"/>
              <w:rPr>
                <w:del w:id="710" w:author="Silver, Ian" w:date="2026-02-16T11:30:00Z" w16du:dateUtc="2026-02-16T16:30:00Z"/>
                <w:rFonts w:eastAsia="Times New Roman" w:cs="Times New Roman"/>
                <w:color w:val="000000"/>
                <w:sz w:val="22"/>
                <w:szCs w:val="22"/>
              </w:rPr>
            </w:pPr>
            <w:del w:id="711" w:author="Silver, Ian" w:date="2026-02-16T11:30:00Z" w16du:dateUtc="2026-02-16T16:30:00Z">
              <w:r w:rsidDel="0080672F">
                <w:rPr>
                  <w:color w:val="000000"/>
                  <w:sz w:val="22"/>
                  <w:szCs w:val="22"/>
                </w:rPr>
                <w:delText>0</w:delText>
              </w:r>
            </w:del>
          </w:p>
        </w:tc>
        <w:tc>
          <w:tcPr>
            <w:tcW w:w="156" w:type="pct"/>
            <w:tcBorders>
              <w:top w:val="nil"/>
              <w:left w:val="nil"/>
              <w:bottom w:val="nil"/>
              <w:right w:val="nil"/>
            </w:tcBorders>
            <w:noWrap/>
            <w:vAlign w:val="bottom"/>
            <w:hideMark/>
            <w:tcPrChange w:id="712" w:author="Silver, Ian" w:date="2026-02-16T11:31:00Z" w16du:dateUtc="2026-02-16T16:31:00Z">
              <w:tcPr>
                <w:tcW w:w="754" w:type="pct"/>
                <w:tcBorders>
                  <w:top w:val="nil"/>
                  <w:left w:val="nil"/>
                  <w:bottom w:val="nil"/>
                  <w:right w:val="nil"/>
                </w:tcBorders>
                <w:noWrap/>
                <w:vAlign w:val="bottom"/>
                <w:hideMark/>
              </w:tcPr>
            </w:tcPrChange>
          </w:tcPr>
          <w:p w14:paraId="52CA90F9" w14:textId="2C77F3E7" w:rsidR="006F6E3D" w:rsidRPr="00E9723A" w:rsidDel="0080672F" w:rsidRDefault="006F6E3D" w:rsidP="007B3586">
            <w:pPr>
              <w:spacing w:line="240" w:lineRule="auto"/>
              <w:contextualSpacing w:val="0"/>
              <w:jc w:val="center"/>
              <w:rPr>
                <w:del w:id="713" w:author="Silver, Ian" w:date="2026-02-16T11:30:00Z" w16du:dateUtc="2026-02-16T16:30:00Z"/>
                <w:rFonts w:eastAsia="Times New Roman" w:cs="Times New Roman"/>
                <w:color w:val="000000"/>
                <w:sz w:val="22"/>
                <w:szCs w:val="22"/>
              </w:rPr>
            </w:pPr>
            <w:del w:id="714" w:author="Silver, Ian" w:date="2026-02-16T11:30:00Z" w16du:dateUtc="2026-02-16T16:30:00Z">
              <w:r w:rsidDel="0080672F">
                <w:rPr>
                  <w:color w:val="000000"/>
                  <w:sz w:val="22"/>
                  <w:szCs w:val="22"/>
                </w:rPr>
                <w:delText>1</w:delText>
              </w:r>
            </w:del>
          </w:p>
        </w:tc>
      </w:tr>
      <w:tr w:rsidR="006F6E3D" w:rsidRPr="00E9723A" w:rsidDel="0080672F" w14:paraId="711BB60B" w14:textId="41B76935" w:rsidTr="0080672F">
        <w:trPr>
          <w:trHeight w:val="144"/>
          <w:del w:id="715" w:author="Silver, Ian" w:date="2026-02-16T11:30:00Z"/>
          <w:trPrChange w:id="716" w:author="Silver, Ian" w:date="2026-02-16T11:31:00Z" w16du:dateUtc="2026-02-16T16:31:00Z">
            <w:trPr>
              <w:trHeight w:val="144"/>
            </w:trPr>
          </w:trPrChange>
        </w:trPr>
        <w:tc>
          <w:tcPr>
            <w:tcW w:w="2584" w:type="pct"/>
            <w:tcBorders>
              <w:top w:val="nil"/>
              <w:left w:val="nil"/>
              <w:bottom w:val="nil"/>
              <w:right w:val="nil"/>
            </w:tcBorders>
            <w:vAlign w:val="center"/>
            <w:hideMark/>
            <w:tcPrChange w:id="717" w:author="Silver, Ian" w:date="2026-02-16T11:31:00Z" w16du:dateUtc="2026-02-16T16:31:00Z">
              <w:tcPr>
                <w:tcW w:w="2584" w:type="pct"/>
                <w:tcBorders>
                  <w:top w:val="nil"/>
                  <w:left w:val="nil"/>
                  <w:bottom w:val="nil"/>
                  <w:right w:val="nil"/>
                </w:tcBorders>
                <w:vAlign w:val="center"/>
                <w:hideMark/>
              </w:tcPr>
            </w:tcPrChange>
          </w:tcPr>
          <w:p w14:paraId="6F1EA24B" w14:textId="4C887AA0" w:rsidR="006F6E3D" w:rsidRPr="00E9723A" w:rsidDel="0080672F" w:rsidRDefault="006F6E3D" w:rsidP="007B3586">
            <w:pPr>
              <w:spacing w:line="240" w:lineRule="auto"/>
              <w:ind w:firstLineChars="100" w:firstLine="220"/>
              <w:contextualSpacing w:val="0"/>
              <w:rPr>
                <w:del w:id="718" w:author="Silver, Ian" w:date="2026-02-16T11:30:00Z" w16du:dateUtc="2026-02-16T16:30:00Z"/>
                <w:rFonts w:eastAsia="Times New Roman" w:cs="Times New Roman"/>
                <w:color w:val="000000"/>
                <w:sz w:val="22"/>
                <w:szCs w:val="22"/>
              </w:rPr>
            </w:pPr>
            <w:del w:id="719" w:author="Silver, Ian" w:date="2026-02-16T11:30:00Z" w16du:dateUtc="2026-02-16T16:30:00Z">
              <w:r w:rsidRPr="00E9723A" w:rsidDel="0080672F">
                <w:rPr>
                  <w:rFonts w:eastAsia="Times New Roman" w:cs="Times New Roman"/>
                  <w:color w:val="000000"/>
                  <w:sz w:val="22"/>
                  <w:szCs w:val="22"/>
                </w:rPr>
                <w:delText>Bio-Mother Educational Attainment</w:delText>
              </w:r>
            </w:del>
          </w:p>
        </w:tc>
        <w:tc>
          <w:tcPr>
            <w:tcW w:w="755" w:type="pct"/>
            <w:tcBorders>
              <w:top w:val="nil"/>
              <w:left w:val="nil"/>
              <w:bottom w:val="nil"/>
              <w:right w:val="nil"/>
            </w:tcBorders>
            <w:noWrap/>
            <w:vAlign w:val="bottom"/>
            <w:hideMark/>
            <w:tcPrChange w:id="720" w:author="Silver, Ian" w:date="2026-02-16T11:31:00Z" w16du:dateUtc="2026-02-16T16:31:00Z">
              <w:tcPr>
                <w:tcW w:w="754" w:type="pct"/>
                <w:tcBorders>
                  <w:top w:val="nil"/>
                  <w:left w:val="nil"/>
                  <w:bottom w:val="nil"/>
                  <w:right w:val="nil"/>
                </w:tcBorders>
                <w:noWrap/>
                <w:vAlign w:val="bottom"/>
                <w:hideMark/>
              </w:tcPr>
            </w:tcPrChange>
          </w:tcPr>
          <w:p w14:paraId="0544FB47" w14:textId="4CDF34C2" w:rsidR="006F6E3D" w:rsidRPr="00E9723A" w:rsidDel="0080672F" w:rsidRDefault="006F6E3D" w:rsidP="007B3586">
            <w:pPr>
              <w:spacing w:line="240" w:lineRule="auto"/>
              <w:contextualSpacing w:val="0"/>
              <w:jc w:val="center"/>
              <w:rPr>
                <w:del w:id="721" w:author="Silver, Ian" w:date="2026-02-16T11:30:00Z" w16du:dateUtc="2026-02-16T16:30:00Z"/>
                <w:rFonts w:eastAsia="Times New Roman" w:cs="Times New Roman"/>
                <w:color w:val="000000"/>
                <w:sz w:val="22"/>
                <w:szCs w:val="22"/>
              </w:rPr>
            </w:pPr>
            <w:del w:id="722" w:author="Silver, Ian" w:date="2026-02-16T11:30:00Z" w16du:dateUtc="2026-02-16T16:30:00Z">
              <w:r w:rsidDel="0080672F">
                <w:rPr>
                  <w:color w:val="000000"/>
                  <w:sz w:val="22"/>
                  <w:szCs w:val="22"/>
                </w:rPr>
                <w:delText>12.41</w:delText>
              </w:r>
            </w:del>
          </w:p>
        </w:tc>
        <w:tc>
          <w:tcPr>
            <w:tcW w:w="752" w:type="pct"/>
            <w:tcBorders>
              <w:top w:val="nil"/>
              <w:left w:val="nil"/>
              <w:bottom w:val="nil"/>
              <w:right w:val="nil"/>
            </w:tcBorders>
            <w:noWrap/>
            <w:vAlign w:val="bottom"/>
            <w:hideMark/>
            <w:tcPrChange w:id="723" w:author="Silver, Ian" w:date="2026-02-16T11:31:00Z" w16du:dateUtc="2026-02-16T16:31:00Z">
              <w:tcPr>
                <w:tcW w:w="754" w:type="pct"/>
                <w:tcBorders>
                  <w:top w:val="nil"/>
                  <w:left w:val="nil"/>
                  <w:bottom w:val="nil"/>
                  <w:right w:val="nil"/>
                </w:tcBorders>
                <w:noWrap/>
                <w:vAlign w:val="bottom"/>
                <w:hideMark/>
              </w:tcPr>
            </w:tcPrChange>
          </w:tcPr>
          <w:p w14:paraId="42689927" w14:textId="227E2AEB" w:rsidR="006F6E3D" w:rsidRPr="00E9723A" w:rsidDel="0080672F" w:rsidRDefault="006F6E3D" w:rsidP="007B3586">
            <w:pPr>
              <w:spacing w:line="240" w:lineRule="auto"/>
              <w:contextualSpacing w:val="0"/>
              <w:jc w:val="center"/>
              <w:rPr>
                <w:del w:id="724" w:author="Silver, Ian" w:date="2026-02-16T11:30:00Z" w16du:dateUtc="2026-02-16T16:30:00Z"/>
                <w:rFonts w:eastAsia="Times New Roman" w:cs="Times New Roman"/>
                <w:color w:val="000000"/>
                <w:sz w:val="22"/>
                <w:szCs w:val="22"/>
              </w:rPr>
            </w:pPr>
            <w:del w:id="725" w:author="Silver, Ian" w:date="2026-02-16T11:30:00Z" w16du:dateUtc="2026-02-16T16:30:00Z">
              <w:r w:rsidDel="0080672F">
                <w:rPr>
                  <w:color w:val="000000"/>
                  <w:sz w:val="22"/>
                  <w:szCs w:val="22"/>
                </w:rPr>
                <w:delText>2.91</w:delText>
              </w:r>
            </w:del>
          </w:p>
        </w:tc>
        <w:tc>
          <w:tcPr>
            <w:tcW w:w="752" w:type="pct"/>
            <w:tcBorders>
              <w:top w:val="nil"/>
              <w:left w:val="nil"/>
              <w:bottom w:val="nil"/>
              <w:right w:val="nil"/>
            </w:tcBorders>
            <w:noWrap/>
            <w:vAlign w:val="bottom"/>
            <w:hideMark/>
            <w:tcPrChange w:id="726" w:author="Silver, Ian" w:date="2026-02-16T11:31:00Z" w16du:dateUtc="2026-02-16T16:31:00Z">
              <w:tcPr>
                <w:tcW w:w="754" w:type="pct"/>
                <w:gridSpan w:val="2"/>
                <w:tcBorders>
                  <w:top w:val="nil"/>
                  <w:left w:val="nil"/>
                  <w:bottom w:val="nil"/>
                  <w:right w:val="nil"/>
                </w:tcBorders>
                <w:noWrap/>
                <w:vAlign w:val="bottom"/>
                <w:hideMark/>
              </w:tcPr>
            </w:tcPrChange>
          </w:tcPr>
          <w:p w14:paraId="41C83626" w14:textId="2D1C7C0F" w:rsidR="006F6E3D" w:rsidRPr="00E9723A" w:rsidDel="0080672F" w:rsidRDefault="006F6E3D" w:rsidP="007B3586">
            <w:pPr>
              <w:spacing w:line="240" w:lineRule="auto"/>
              <w:contextualSpacing w:val="0"/>
              <w:jc w:val="center"/>
              <w:rPr>
                <w:del w:id="727" w:author="Silver, Ian" w:date="2026-02-16T11:30:00Z" w16du:dateUtc="2026-02-16T16:30:00Z"/>
                <w:rFonts w:eastAsia="Times New Roman" w:cs="Times New Roman"/>
                <w:color w:val="000000"/>
                <w:sz w:val="22"/>
                <w:szCs w:val="22"/>
              </w:rPr>
            </w:pPr>
            <w:del w:id="728" w:author="Silver, Ian" w:date="2026-02-16T11:30:00Z" w16du:dateUtc="2026-02-16T16:30:00Z">
              <w:r w:rsidDel="0080672F">
                <w:rPr>
                  <w:color w:val="000000"/>
                  <w:sz w:val="22"/>
                  <w:szCs w:val="22"/>
                </w:rPr>
                <w:delText>0</w:delText>
              </w:r>
            </w:del>
          </w:p>
        </w:tc>
        <w:tc>
          <w:tcPr>
            <w:tcW w:w="156" w:type="pct"/>
            <w:tcBorders>
              <w:top w:val="nil"/>
              <w:left w:val="nil"/>
              <w:bottom w:val="nil"/>
              <w:right w:val="nil"/>
            </w:tcBorders>
            <w:noWrap/>
            <w:vAlign w:val="bottom"/>
            <w:hideMark/>
            <w:tcPrChange w:id="729" w:author="Silver, Ian" w:date="2026-02-16T11:31:00Z" w16du:dateUtc="2026-02-16T16:31:00Z">
              <w:tcPr>
                <w:tcW w:w="754" w:type="pct"/>
                <w:tcBorders>
                  <w:top w:val="nil"/>
                  <w:left w:val="nil"/>
                  <w:bottom w:val="nil"/>
                  <w:right w:val="nil"/>
                </w:tcBorders>
                <w:noWrap/>
                <w:vAlign w:val="bottom"/>
                <w:hideMark/>
              </w:tcPr>
            </w:tcPrChange>
          </w:tcPr>
          <w:p w14:paraId="38D2267F" w14:textId="22D78935" w:rsidR="006F6E3D" w:rsidRPr="00E9723A" w:rsidDel="0080672F" w:rsidRDefault="006F6E3D" w:rsidP="007B3586">
            <w:pPr>
              <w:spacing w:line="240" w:lineRule="auto"/>
              <w:contextualSpacing w:val="0"/>
              <w:jc w:val="center"/>
              <w:rPr>
                <w:del w:id="730" w:author="Silver, Ian" w:date="2026-02-16T11:30:00Z" w16du:dateUtc="2026-02-16T16:30:00Z"/>
                <w:rFonts w:eastAsia="Times New Roman" w:cs="Times New Roman"/>
                <w:color w:val="000000"/>
                <w:sz w:val="22"/>
                <w:szCs w:val="22"/>
              </w:rPr>
            </w:pPr>
            <w:del w:id="731" w:author="Silver, Ian" w:date="2026-02-16T11:30:00Z" w16du:dateUtc="2026-02-16T16:30:00Z">
              <w:r w:rsidDel="0080672F">
                <w:rPr>
                  <w:color w:val="000000"/>
                  <w:sz w:val="22"/>
                  <w:szCs w:val="22"/>
                </w:rPr>
                <w:delText>20</w:delText>
              </w:r>
            </w:del>
          </w:p>
        </w:tc>
      </w:tr>
      <w:tr w:rsidR="006F6E3D" w:rsidRPr="00E9723A" w:rsidDel="0080672F" w14:paraId="5398DB69" w14:textId="17520A9E" w:rsidTr="0080672F">
        <w:trPr>
          <w:trHeight w:val="144"/>
          <w:del w:id="732" w:author="Silver, Ian" w:date="2026-02-16T11:30:00Z"/>
          <w:trPrChange w:id="733" w:author="Silver, Ian" w:date="2026-02-16T11:31:00Z" w16du:dateUtc="2026-02-16T16:31:00Z">
            <w:trPr>
              <w:trHeight w:val="144"/>
            </w:trPr>
          </w:trPrChange>
        </w:trPr>
        <w:tc>
          <w:tcPr>
            <w:tcW w:w="2584" w:type="pct"/>
            <w:tcBorders>
              <w:top w:val="nil"/>
              <w:left w:val="nil"/>
              <w:bottom w:val="nil"/>
              <w:right w:val="nil"/>
            </w:tcBorders>
            <w:vAlign w:val="center"/>
            <w:hideMark/>
            <w:tcPrChange w:id="734" w:author="Silver, Ian" w:date="2026-02-16T11:31:00Z" w16du:dateUtc="2026-02-16T16:31:00Z">
              <w:tcPr>
                <w:tcW w:w="2584" w:type="pct"/>
                <w:tcBorders>
                  <w:top w:val="nil"/>
                  <w:left w:val="nil"/>
                  <w:bottom w:val="nil"/>
                  <w:right w:val="nil"/>
                </w:tcBorders>
                <w:vAlign w:val="center"/>
                <w:hideMark/>
              </w:tcPr>
            </w:tcPrChange>
          </w:tcPr>
          <w:p w14:paraId="4F23B104" w14:textId="5D7DBA76" w:rsidR="006F6E3D" w:rsidRPr="00E9723A" w:rsidDel="0080672F" w:rsidRDefault="006F6E3D" w:rsidP="007B3586">
            <w:pPr>
              <w:spacing w:line="240" w:lineRule="auto"/>
              <w:ind w:firstLineChars="100" w:firstLine="220"/>
              <w:contextualSpacing w:val="0"/>
              <w:rPr>
                <w:del w:id="735" w:author="Silver, Ian" w:date="2026-02-16T11:30:00Z" w16du:dateUtc="2026-02-16T16:30:00Z"/>
                <w:rFonts w:eastAsia="Times New Roman" w:cs="Times New Roman"/>
                <w:color w:val="000000"/>
                <w:sz w:val="22"/>
                <w:szCs w:val="22"/>
              </w:rPr>
            </w:pPr>
            <w:del w:id="736" w:author="Silver, Ian" w:date="2026-02-16T11:30:00Z" w16du:dateUtc="2026-02-16T16:30:00Z">
              <w:r w:rsidRPr="00E9723A" w:rsidDel="0080672F">
                <w:rPr>
                  <w:rFonts w:eastAsia="Times New Roman" w:cs="Times New Roman"/>
                  <w:color w:val="000000"/>
                  <w:sz w:val="22"/>
                  <w:szCs w:val="22"/>
                </w:rPr>
                <w:delText>Bio-Father Educational Attainment</w:delText>
              </w:r>
            </w:del>
          </w:p>
        </w:tc>
        <w:tc>
          <w:tcPr>
            <w:tcW w:w="755" w:type="pct"/>
            <w:tcBorders>
              <w:top w:val="nil"/>
              <w:left w:val="nil"/>
              <w:bottom w:val="nil"/>
              <w:right w:val="nil"/>
            </w:tcBorders>
            <w:noWrap/>
            <w:vAlign w:val="bottom"/>
            <w:hideMark/>
            <w:tcPrChange w:id="737" w:author="Silver, Ian" w:date="2026-02-16T11:31:00Z" w16du:dateUtc="2026-02-16T16:31:00Z">
              <w:tcPr>
                <w:tcW w:w="754" w:type="pct"/>
                <w:tcBorders>
                  <w:top w:val="nil"/>
                  <w:left w:val="nil"/>
                  <w:bottom w:val="nil"/>
                  <w:right w:val="nil"/>
                </w:tcBorders>
                <w:noWrap/>
                <w:vAlign w:val="bottom"/>
                <w:hideMark/>
              </w:tcPr>
            </w:tcPrChange>
          </w:tcPr>
          <w:p w14:paraId="274ACB62" w14:textId="0115F9C9" w:rsidR="006F6E3D" w:rsidRPr="00E9723A" w:rsidDel="0080672F" w:rsidRDefault="006F6E3D" w:rsidP="007B3586">
            <w:pPr>
              <w:spacing w:line="240" w:lineRule="auto"/>
              <w:contextualSpacing w:val="0"/>
              <w:jc w:val="center"/>
              <w:rPr>
                <w:del w:id="738" w:author="Silver, Ian" w:date="2026-02-16T11:30:00Z" w16du:dateUtc="2026-02-16T16:30:00Z"/>
                <w:rFonts w:eastAsia="Times New Roman" w:cs="Times New Roman"/>
                <w:color w:val="000000"/>
                <w:sz w:val="22"/>
                <w:szCs w:val="22"/>
              </w:rPr>
            </w:pPr>
            <w:del w:id="739" w:author="Silver, Ian" w:date="2026-02-16T11:30:00Z" w16du:dateUtc="2026-02-16T16:30:00Z">
              <w:r w:rsidDel="0080672F">
                <w:rPr>
                  <w:color w:val="000000"/>
                  <w:sz w:val="22"/>
                  <w:szCs w:val="22"/>
                </w:rPr>
                <w:delText>12.38</w:delText>
              </w:r>
            </w:del>
          </w:p>
        </w:tc>
        <w:tc>
          <w:tcPr>
            <w:tcW w:w="752" w:type="pct"/>
            <w:tcBorders>
              <w:top w:val="nil"/>
              <w:left w:val="nil"/>
              <w:bottom w:val="nil"/>
              <w:right w:val="nil"/>
            </w:tcBorders>
            <w:noWrap/>
            <w:vAlign w:val="bottom"/>
            <w:hideMark/>
            <w:tcPrChange w:id="740" w:author="Silver, Ian" w:date="2026-02-16T11:31:00Z" w16du:dateUtc="2026-02-16T16:31:00Z">
              <w:tcPr>
                <w:tcW w:w="754" w:type="pct"/>
                <w:tcBorders>
                  <w:top w:val="nil"/>
                  <w:left w:val="nil"/>
                  <w:bottom w:val="nil"/>
                  <w:right w:val="nil"/>
                </w:tcBorders>
                <w:noWrap/>
                <w:vAlign w:val="bottom"/>
                <w:hideMark/>
              </w:tcPr>
            </w:tcPrChange>
          </w:tcPr>
          <w:p w14:paraId="7B693BC6" w14:textId="313A0A6E" w:rsidR="006F6E3D" w:rsidRPr="00E9723A" w:rsidDel="0080672F" w:rsidRDefault="006F6E3D" w:rsidP="007B3586">
            <w:pPr>
              <w:spacing w:line="240" w:lineRule="auto"/>
              <w:contextualSpacing w:val="0"/>
              <w:jc w:val="center"/>
              <w:rPr>
                <w:del w:id="741" w:author="Silver, Ian" w:date="2026-02-16T11:30:00Z" w16du:dateUtc="2026-02-16T16:30:00Z"/>
                <w:rFonts w:eastAsia="Times New Roman" w:cs="Times New Roman"/>
                <w:color w:val="000000"/>
                <w:sz w:val="22"/>
                <w:szCs w:val="22"/>
              </w:rPr>
            </w:pPr>
            <w:del w:id="742" w:author="Silver, Ian" w:date="2026-02-16T11:30:00Z" w16du:dateUtc="2026-02-16T16:30:00Z">
              <w:r w:rsidDel="0080672F">
                <w:rPr>
                  <w:color w:val="000000"/>
                  <w:sz w:val="22"/>
                  <w:szCs w:val="22"/>
                </w:rPr>
                <w:delText>3.19</w:delText>
              </w:r>
            </w:del>
          </w:p>
        </w:tc>
        <w:tc>
          <w:tcPr>
            <w:tcW w:w="752" w:type="pct"/>
            <w:tcBorders>
              <w:top w:val="nil"/>
              <w:left w:val="nil"/>
              <w:bottom w:val="nil"/>
              <w:right w:val="nil"/>
            </w:tcBorders>
            <w:noWrap/>
            <w:vAlign w:val="bottom"/>
            <w:hideMark/>
            <w:tcPrChange w:id="743" w:author="Silver, Ian" w:date="2026-02-16T11:31:00Z" w16du:dateUtc="2026-02-16T16:31:00Z">
              <w:tcPr>
                <w:tcW w:w="754" w:type="pct"/>
                <w:gridSpan w:val="2"/>
                <w:tcBorders>
                  <w:top w:val="nil"/>
                  <w:left w:val="nil"/>
                  <w:bottom w:val="nil"/>
                  <w:right w:val="nil"/>
                </w:tcBorders>
                <w:noWrap/>
                <w:vAlign w:val="bottom"/>
                <w:hideMark/>
              </w:tcPr>
            </w:tcPrChange>
          </w:tcPr>
          <w:p w14:paraId="0F271E95" w14:textId="41CA8EA9" w:rsidR="006F6E3D" w:rsidRPr="00E9723A" w:rsidDel="0080672F" w:rsidRDefault="006F6E3D" w:rsidP="007B3586">
            <w:pPr>
              <w:spacing w:line="240" w:lineRule="auto"/>
              <w:contextualSpacing w:val="0"/>
              <w:jc w:val="center"/>
              <w:rPr>
                <w:del w:id="744" w:author="Silver, Ian" w:date="2026-02-16T11:30:00Z" w16du:dateUtc="2026-02-16T16:30:00Z"/>
                <w:rFonts w:eastAsia="Times New Roman" w:cs="Times New Roman"/>
                <w:color w:val="000000"/>
                <w:sz w:val="22"/>
                <w:szCs w:val="22"/>
              </w:rPr>
            </w:pPr>
            <w:del w:id="745" w:author="Silver, Ian" w:date="2026-02-16T11:30:00Z" w16du:dateUtc="2026-02-16T16:30:00Z">
              <w:r w:rsidDel="0080672F">
                <w:rPr>
                  <w:color w:val="000000"/>
                  <w:sz w:val="22"/>
                  <w:szCs w:val="22"/>
                </w:rPr>
                <w:delText>0</w:delText>
              </w:r>
            </w:del>
          </w:p>
        </w:tc>
        <w:tc>
          <w:tcPr>
            <w:tcW w:w="156" w:type="pct"/>
            <w:tcBorders>
              <w:top w:val="nil"/>
              <w:left w:val="nil"/>
              <w:bottom w:val="nil"/>
              <w:right w:val="nil"/>
            </w:tcBorders>
            <w:noWrap/>
            <w:vAlign w:val="bottom"/>
            <w:hideMark/>
            <w:tcPrChange w:id="746" w:author="Silver, Ian" w:date="2026-02-16T11:31:00Z" w16du:dateUtc="2026-02-16T16:31:00Z">
              <w:tcPr>
                <w:tcW w:w="754" w:type="pct"/>
                <w:tcBorders>
                  <w:top w:val="nil"/>
                  <w:left w:val="nil"/>
                  <w:bottom w:val="nil"/>
                  <w:right w:val="nil"/>
                </w:tcBorders>
                <w:noWrap/>
                <w:vAlign w:val="bottom"/>
                <w:hideMark/>
              </w:tcPr>
            </w:tcPrChange>
          </w:tcPr>
          <w:p w14:paraId="6ACCF326" w14:textId="4476A984" w:rsidR="006F6E3D" w:rsidRPr="00E9723A" w:rsidDel="0080672F" w:rsidRDefault="006F6E3D" w:rsidP="007B3586">
            <w:pPr>
              <w:spacing w:line="240" w:lineRule="auto"/>
              <w:contextualSpacing w:val="0"/>
              <w:jc w:val="center"/>
              <w:rPr>
                <w:del w:id="747" w:author="Silver, Ian" w:date="2026-02-16T11:30:00Z" w16du:dateUtc="2026-02-16T16:30:00Z"/>
                <w:rFonts w:eastAsia="Times New Roman" w:cs="Times New Roman"/>
                <w:color w:val="000000"/>
                <w:sz w:val="22"/>
                <w:szCs w:val="22"/>
              </w:rPr>
            </w:pPr>
            <w:del w:id="748" w:author="Silver, Ian" w:date="2026-02-16T11:30:00Z" w16du:dateUtc="2026-02-16T16:30:00Z">
              <w:r w:rsidDel="0080672F">
                <w:rPr>
                  <w:color w:val="000000"/>
                  <w:sz w:val="22"/>
                  <w:szCs w:val="22"/>
                </w:rPr>
                <w:delText>20</w:delText>
              </w:r>
            </w:del>
          </w:p>
        </w:tc>
      </w:tr>
      <w:tr w:rsidR="006F6E3D" w:rsidRPr="00E9723A" w:rsidDel="0080672F" w14:paraId="2D1A7C6F" w14:textId="4C40F6CD" w:rsidTr="0080672F">
        <w:trPr>
          <w:trHeight w:val="144"/>
          <w:del w:id="749" w:author="Silver, Ian" w:date="2026-02-16T11:30:00Z"/>
          <w:trPrChange w:id="750" w:author="Silver, Ian" w:date="2026-02-16T11:31:00Z" w16du:dateUtc="2026-02-16T16:31:00Z">
            <w:trPr>
              <w:trHeight w:val="144"/>
            </w:trPr>
          </w:trPrChange>
        </w:trPr>
        <w:tc>
          <w:tcPr>
            <w:tcW w:w="2584" w:type="pct"/>
            <w:tcBorders>
              <w:top w:val="nil"/>
              <w:left w:val="nil"/>
              <w:bottom w:val="nil"/>
              <w:right w:val="nil"/>
            </w:tcBorders>
            <w:vAlign w:val="center"/>
            <w:hideMark/>
            <w:tcPrChange w:id="751" w:author="Silver, Ian" w:date="2026-02-16T11:31:00Z" w16du:dateUtc="2026-02-16T16:31:00Z">
              <w:tcPr>
                <w:tcW w:w="2584" w:type="pct"/>
                <w:tcBorders>
                  <w:top w:val="nil"/>
                  <w:left w:val="nil"/>
                  <w:bottom w:val="nil"/>
                  <w:right w:val="nil"/>
                </w:tcBorders>
                <w:vAlign w:val="center"/>
                <w:hideMark/>
              </w:tcPr>
            </w:tcPrChange>
          </w:tcPr>
          <w:p w14:paraId="2A26267C" w14:textId="34BBD9AF" w:rsidR="006F6E3D" w:rsidRPr="00E9723A" w:rsidDel="0080672F" w:rsidRDefault="006F6E3D" w:rsidP="007B3586">
            <w:pPr>
              <w:spacing w:line="240" w:lineRule="auto"/>
              <w:ind w:firstLineChars="100" w:firstLine="220"/>
              <w:contextualSpacing w:val="0"/>
              <w:rPr>
                <w:del w:id="752" w:author="Silver, Ian" w:date="2026-02-16T11:30:00Z" w16du:dateUtc="2026-02-16T16:30:00Z"/>
                <w:rFonts w:eastAsia="Times New Roman" w:cs="Times New Roman"/>
                <w:color w:val="000000"/>
                <w:sz w:val="22"/>
                <w:szCs w:val="22"/>
              </w:rPr>
            </w:pPr>
            <w:del w:id="753" w:author="Silver, Ian" w:date="2026-02-16T11:30:00Z" w16du:dateUtc="2026-02-16T16:30:00Z">
              <w:r w:rsidRPr="00E9723A" w:rsidDel="0080672F">
                <w:rPr>
                  <w:rFonts w:eastAsia="Times New Roman" w:cs="Times New Roman"/>
                  <w:color w:val="000000"/>
                  <w:sz w:val="22"/>
                  <w:szCs w:val="22"/>
                </w:rPr>
                <w:delText>Parental Health in 1997</w:delText>
              </w:r>
            </w:del>
          </w:p>
        </w:tc>
        <w:tc>
          <w:tcPr>
            <w:tcW w:w="755" w:type="pct"/>
            <w:tcBorders>
              <w:top w:val="nil"/>
              <w:left w:val="nil"/>
              <w:bottom w:val="nil"/>
              <w:right w:val="nil"/>
            </w:tcBorders>
            <w:noWrap/>
            <w:vAlign w:val="bottom"/>
            <w:hideMark/>
            <w:tcPrChange w:id="754" w:author="Silver, Ian" w:date="2026-02-16T11:31:00Z" w16du:dateUtc="2026-02-16T16:31:00Z">
              <w:tcPr>
                <w:tcW w:w="754" w:type="pct"/>
                <w:tcBorders>
                  <w:top w:val="nil"/>
                  <w:left w:val="nil"/>
                  <w:bottom w:val="nil"/>
                  <w:right w:val="nil"/>
                </w:tcBorders>
                <w:noWrap/>
                <w:vAlign w:val="bottom"/>
                <w:hideMark/>
              </w:tcPr>
            </w:tcPrChange>
          </w:tcPr>
          <w:p w14:paraId="149F26A3" w14:textId="43F26F3F" w:rsidR="006F6E3D" w:rsidRPr="00E9723A" w:rsidDel="0080672F" w:rsidRDefault="006F6E3D" w:rsidP="007B3586">
            <w:pPr>
              <w:spacing w:line="240" w:lineRule="auto"/>
              <w:contextualSpacing w:val="0"/>
              <w:jc w:val="center"/>
              <w:rPr>
                <w:del w:id="755" w:author="Silver, Ian" w:date="2026-02-16T11:30:00Z" w16du:dateUtc="2026-02-16T16:30:00Z"/>
                <w:rFonts w:eastAsia="Times New Roman" w:cs="Times New Roman"/>
                <w:color w:val="000000"/>
                <w:sz w:val="22"/>
                <w:szCs w:val="22"/>
              </w:rPr>
            </w:pPr>
            <w:del w:id="756" w:author="Silver, Ian" w:date="2026-02-16T11:30:00Z" w16du:dateUtc="2026-02-16T16:30:00Z">
              <w:r w:rsidDel="0080672F">
                <w:rPr>
                  <w:color w:val="000000"/>
                  <w:sz w:val="22"/>
                  <w:szCs w:val="22"/>
                </w:rPr>
                <w:delText>2.33</w:delText>
              </w:r>
            </w:del>
          </w:p>
        </w:tc>
        <w:tc>
          <w:tcPr>
            <w:tcW w:w="752" w:type="pct"/>
            <w:tcBorders>
              <w:top w:val="nil"/>
              <w:left w:val="nil"/>
              <w:bottom w:val="nil"/>
              <w:right w:val="nil"/>
            </w:tcBorders>
            <w:noWrap/>
            <w:vAlign w:val="bottom"/>
            <w:hideMark/>
            <w:tcPrChange w:id="757" w:author="Silver, Ian" w:date="2026-02-16T11:31:00Z" w16du:dateUtc="2026-02-16T16:31:00Z">
              <w:tcPr>
                <w:tcW w:w="754" w:type="pct"/>
                <w:tcBorders>
                  <w:top w:val="nil"/>
                  <w:left w:val="nil"/>
                  <w:bottom w:val="nil"/>
                  <w:right w:val="nil"/>
                </w:tcBorders>
                <w:noWrap/>
                <w:vAlign w:val="bottom"/>
                <w:hideMark/>
              </w:tcPr>
            </w:tcPrChange>
          </w:tcPr>
          <w:p w14:paraId="3899E88C" w14:textId="68F3E9F2" w:rsidR="006F6E3D" w:rsidRPr="00E9723A" w:rsidDel="0080672F" w:rsidRDefault="006F6E3D" w:rsidP="007B3586">
            <w:pPr>
              <w:spacing w:line="240" w:lineRule="auto"/>
              <w:contextualSpacing w:val="0"/>
              <w:jc w:val="center"/>
              <w:rPr>
                <w:del w:id="758" w:author="Silver, Ian" w:date="2026-02-16T11:30:00Z" w16du:dateUtc="2026-02-16T16:30:00Z"/>
                <w:rFonts w:eastAsia="Times New Roman" w:cs="Times New Roman"/>
                <w:color w:val="000000"/>
                <w:sz w:val="22"/>
                <w:szCs w:val="22"/>
              </w:rPr>
            </w:pPr>
            <w:del w:id="759" w:author="Silver, Ian" w:date="2026-02-16T11:30:00Z" w16du:dateUtc="2026-02-16T16:30:00Z">
              <w:r w:rsidDel="0080672F">
                <w:rPr>
                  <w:color w:val="000000"/>
                  <w:sz w:val="22"/>
                  <w:szCs w:val="22"/>
                </w:rPr>
                <w:delText>1.09</w:delText>
              </w:r>
            </w:del>
          </w:p>
        </w:tc>
        <w:tc>
          <w:tcPr>
            <w:tcW w:w="752" w:type="pct"/>
            <w:tcBorders>
              <w:top w:val="nil"/>
              <w:left w:val="nil"/>
              <w:bottom w:val="nil"/>
              <w:right w:val="nil"/>
            </w:tcBorders>
            <w:noWrap/>
            <w:vAlign w:val="bottom"/>
            <w:hideMark/>
            <w:tcPrChange w:id="760" w:author="Silver, Ian" w:date="2026-02-16T11:31:00Z" w16du:dateUtc="2026-02-16T16:31:00Z">
              <w:tcPr>
                <w:tcW w:w="754" w:type="pct"/>
                <w:gridSpan w:val="2"/>
                <w:tcBorders>
                  <w:top w:val="nil"/>
                  <w:left w:val="nil"/>
                  <w:bottom w:val="nil"/>
                  <w:right w:val="nil"/>
                </w:tcBorders>
                <w:noWrap/>
                <w:vAlign w:val="bottom"/>
                <w:hideMark/>
              </w:tcPr>
            </w:tcPrChange>
          </w:tcPr>
          <w:p w14:paraId="037B1895" w14:textId="1A7119C9" w:rsidR="006F6E3D" w:rsidRPr="00E9723A" w:rsidDel="0080672F" w:rsidRDefault="006F6E3D" w:rsidP="007B3586">
            <w:pPr>
              <w:spacing w:line="240" w:lineRule="auto"/>
              <w:contextualSpacing w:val="0"/>
              <w:jc w:val="center"/>
              <w:rPr>
                <w:del w:id="761" w:author="Silver, Ian" w:date="2026-02-16T11:30:00Z" w16du:dateUtc="2026-02-16T16:30:00Z"/>
                <w:rFonts w:eastAsia="Times New Roman" w:cs="Times New Roman"/>
                <w:color w:val="000000"/>
                <w:sz w:val="22"/>
                <w:szCs w:val="22"/>
              </w:rPr>
            </w:pPr>
            <w:del w:id="762" w:author="Silver, Ian" w:date="2026-02-16T11:30:00Z" w16du:dateUtc="2026-02-16T16:30:00Z">
              <w:r w:rsidDel="0080672F">
                <w:rPr>
                  <w:color w:val="000000"/>
                  <w:sz w:val="22"/>
                  <w:szCs w:val="22"/>
                </w:rPr>
                <w:delText>1</w:delText>
              </w:r>
            </w:del>
          </w:p>
        </w:tc>
        <w:tc>
          <w:tcPr>
            <w:tcW w:w="156" w:type="pct"/>
            <w:tcBorders>
              <w:top w:val="nil"/>
              <w:left w:val="nil"/>
              <w:bottom w:val="nil"/>
              <w:right w:val="nil"/>
            </w:tcBorders>
            <w:noWrap/>
            <w:vAlign w:val="bottom"/>
            <w:hideMark/>
            <w:tcPrChange w:id="763" w:author="Silver, Ian" w:date="2026-02-16T11:31:00Z" w16du:dateUtc="2026-02-16T16:31:00Z">
              <w:tcPr>
                <w:tcW w:w="754" w:type="pct"/>
                <w:tcBorders>
                  <w:top w:val="nil"/>
                  <w:left w:val="nil"/>
                  <w:bottom w:val="nil"/>
                  <w:right w:val="nil"/>
                </w:tcBorders>
                <w:noWrap/>
                <w:vAlign w:val="bottom"/>
                <w:hideMark/>
              </w:tcPr>
            </w:tcPrChange>
          </w:tcPr>
          <w:p w14:paraId="246AB7D0" w14:textId="3E834027" w:rsidR="006F6E3D" w:rsidRPr="00E9723A" w:rsidDel="0080672F" w:rsidRDefault="006F6E3D" w:rsidP="007B3586">
            <w:pPr>
              <w:spacing w:line="240" w:lineRule="auto"/>
              <w:contextualSpacing w:val="0"/>
              <w:jc w:val="center"/>
              <w:rPr>
                <w:del w:id="764" w:author="Silver, Ian" w:date="2026-02-16T11:30:00Z" w16du:dateUtc="2026-02-16T16:30:00Z"/>
                <w:rFonts w:eastAsia="Times New Roman" w:cs="Times New Roman"/>
                <w:color w:val="000000"/>
                <w:sz w:val="22"/>
                <w:szCs w:val="22"/>
              </w:rPr>
            </w:pPr>
            <w:del w:id="765" w:author="Silver, Ian" w:date="2026-02-16T11:30:00Z" w16du:dateUtc="2026-02-16T16:30:00Z">
              <w:r w:rsidDel="0080672F">
                <w:rPr>
                  <w:color w:val="000000"/>
                  <w:sz w:val="22"/>
                  <w:szCs w:val="22"/>
                </w:rPr>
                <w:delText>5</w:delText>
              </w:r>
            </w:del>
          </w:p>
        </w:tc>
      </w:tr>
      <w:tr w:rsidR="006F6E3D" w:rsidRPr="00E9723A" w:rsidDel="0080672F" w14:paraId="69F47A1E" w14:textId="2C255DF2" w:rsidTr="0080672F">
        <w:trPr>
          <w:trHeight w:val="144"/>
          <w:del w:id="766" w:author="Silver, Ian" w:date="2026-02-16T11:30:00Z"/>
          <w:trPrChange w:id="767" w:author="Silver, Ian" w:date="2026-02-16T11:31:00Z" w16du:dateUtc="2026-02-16T16:31:00Z">
            <w:trPr>
              <w:trHeight w:val="144"/>
            </w:trPr>
          </w:trPrChange>
        </w:trPr>
        <w:tc>
          <w:tcPr>
            <w:tcW w:w="2584" w:type="pct"/>
            <w:tcBorders>
              <w:top w:val="nil"/>
              <w:left w:val="nil"/>
              <w:bottom w:val="nil"/>
              <w:right w:val="nil"/>
            </w:tcBorders>
            <w:noWrap/>
            <w:vAlign w:val="center"/>
            <w:hideMark/>
            <w:tcPrChange w:id="768" w:author="Silver, Ian" w:date="2026-02-16T11:31:00Z" w16du:dateUtc="2026-02-16T16:31:00Z">
              <w:tcPr>
                <w:tcW w:w="2584" w:type="pct"/>
                <w:tcBorders>
                  <w:top w:val="nil"/>
                  <w:left w:val="nil"/>
                  <w:bottom w:val="nil"/>
                  <w:right w:val="nil"/>
                </w:tcBorders>
                <w:noWrap/>
                <w:vAlign w:val="center"/>
                <w:hideMark/>
              </w:tcPr>
            </w:tcPrChange>
          </w:tcPr>
          <w:p w14:paraId="6C2467F1" w14:textId="52968372" w:rsidR="006F6E3D" w:rsidRPr="00E9723A" w:rsidDel="0080672F" w:rsidRDefault="006F6E3D" w:rsidP="007B3586">
            <w:pPr>
              <w:spacing w:line="240" w:lineRule="auto"/>
              <w:ind w:firstLineChars="100" w:firstLine="220"/>
              <w:contextualSpacing w:val="0"/>
              <w:rPr>
                <w:del w:id="769" w:author="Silver, Ian" w:date="2026-02-16T11:30:00Z" w16du:dateUtc="2026-02-16T16:30:00Z"/>
                <w:rFonts w:eastAsia="Times New Roman" w:cs="Times New Roman"/>
                <w:color w:val="000000"/>
                <w:sz w:val="22"/>
                <w:szCs w:val="22"/>
              </w:rPr>
            </w:pPr>
            <w:del w:id="770" w:author="Silver, Ian" w:date="2026-02-16T11:30:00Z" w16du:dateUtc="2026-02-16T16:30:00Z">
              <w:r w:rsidRPr="00E9723A" w:rsidDel="0080672F">
                <w:rPr>
                  <w:rFonts w:eastAsia="Times New Roman" w:cs="Times New Roman"/>
                  <w:color w:val="000000"/>
                  <w:sz w:val="22"/>
                  <w:szCs w:val="22"/>
                </w:rPr>
                <w:delText>Both Biological Parents In Household</w:delText>
              </w:r>
            </w:del>
          </w:p>
        </w:tc>
        <w:tc>
          <w:tcPr>
            <w:tcW w:w="755" w:type="pct"/>
            <w:tcBorders>
              <w:top w:val="nil"/>
              <w:left w:val="nil"/>
              <w:bottom w:val="nil"/>
              <w:right w:val="nil"/>
            </w:tcBorders>
            <w:noWrap/>
            <w:vAlign w:val="bottom"/>
            <w:hideMark/>
            <w:tcPrChange w:id="771" w:author="Silver, Ian" w:date="2026-02-16T11:31:00Z" w16du:dateUtc="2026-02-16T16:31:00Z">
              <w:tcPr>
                <w:tcW w:w="754" w:type="pct"/>
                <w:tcBorders>
                  <w:top w:val="nil"/>
                  <w:left w:val="nil"/>
                  <w:bottom w:val="nil"/>
                  <w:right w:val="nil"/>
                </w:tcBorders>
                <w:noWrap/>
                <w:vAlign w:val="bottom"/>
                <w:hideMark/>
              </w:tcPr>
            </w:tcPrChange>
          </w:tcPr>
          <w:p w14:paraId="4BB47C8A" w14:textId="1C3167D2" w:rsidR="006F6E3D" w:rsidRPr="00E9723A" w:rsidDel="0080672F" w:rsidRDefault="006F6E3D" w:rsidP="007B3586">
            <w:pPr>
              <w:spacing w:line="240" w:lineRule="auto"/>
              <w:contextualSpacing w:val="0"/>
              <w:jc w:val="center"/>
              <w:rPr>
                <w:del w:id="772" w:author="Silver, Ian" w:date="2026-02-16T11:30:00Z" w16du:dateUtc="2026-02-16T16:30:00Z"/>
                <w:rFonts w:eastAsia="Times New Roman" w:cs="Times New Roman"/>
                <w:color w:val="000000"/>
                <w:sz w:val="22"/>
                <w:szCs w:val="22"/>
              </w:rPr>
            </w:pPr>
            <w:del w:id="773" w:author="Silver, Ian" w:date="2026-02-16T11:30:00Z" w16du:dateUtc="2026-02-16T16:30:00Z">
              <w:r w:rsidDel="0080672F">
                <w:rPr>
                  <w:color w:val="000000"/>
                  <w:sz w:val="22"/>
                  <w:szCs w:val="22"/>
                </w:rPr>
                <w:delText>0.48</w:delText>
              </w:r>
            </w:del>
          </w:p>
        </w:tc>
        <w:tc>
          <w:tcPr>
            <w:tcW w:w="752" w:type="pct"/>
            <w:tcBorders>
              <w:top w:val="nil"/>
              <w:left w:val="nil"/>
              <w:bottom w:val="nil"/>
              <w:right w:val="nil"/>
            </w:tcBorders>
            <w:noWrap/>
            <w:vAlign w:val="bottom"/>
            <w:hideMark/>
            <w:tcPrChange w:id="774" w:author="Silver, Ian" w:date="2026-02-16T11:31:00Z" w16du:dateUtc="2026-02-16T16:31:00Z">
              <w:tcPr>
                <w:tcW w:w="754" w:type="pct"/>
                <w:tcBorders>
                  <w:top w:val="nil"/>
                  <w:left w:val="nil"/>
                  <w:bottom w:val="nil"/>
                  <w:right w:val="nil"/>
                </w:tcBorders>
                <w:noWrap/>
                <w:vAlign w:val="bottom"/>
                <w:hideMark/>
              </w:tcPr>
            </w:tcPrChange>
          </w:tcPr>
          <w:p w14:paraId="661A9ADD" w14:textId="7E52A487" w:rsidR="006F6E3D" w:rsidRPr="00E9723A" w:rsidDel="0080672F" w:rsidRDefault="006F6E3D" w:rsidP="007B3586">
            <w:pPr>
              <w:spacing w:line="240" w:lineRule="auto"/>
              <w:contextualSpacing w:val="0"/>
              <w:jc w:val="center"/>
              <w:rPr>
                <w:del w:id="775" w:author="Silver, Ian" w:date="2026-02-16T11:30:00Z" w16du:dateUtc="2026-02-16T16:30:00Z"/>
                <w:rFonts w:eastAsia="Times New Roman" w:cs="Times New Roman"/>
                <w:color w:val="000000"/>
                <w:sz w:val="22"/>
                <w:szCs w:val="22"/>
              </w:rPr>
            </w:pPr>
            <w:del w:id="776" w:author="Silver, Ian" w:date="2026-02-16T11:30:00Z" w16du:dateUtc="2026-02-16T16:30:00Z">
              <w:r w:rsidDel="0080672F">
                <w:rPr>
                  <w:color w:val="000000"/>
                  <w:sz w:val="22"/>
                  <w:szCs w:val="22"/>
                </w:rPr>
                <w:delText>--</w:delText>
              </w:r>
            </w:del>
          </w:p>
        </w:tc>
        <w:tc>
          <w:tcPr>
            <w:tcW w:w="752" w:type="pct"/>
            <w:tcBorders>
              <w:top w:val="nil"/>
              <w:left w:val="nil"/>
              <w:bottom w:val="nil"/>
              <w:right w:val="nil"/>
            </w:tcBorders>
            <w:noWrap/>
            <w:vAlign w:val="bottom"/>
            <w:hideMark/>
            <w:tcPrChange w:id="777" w:author="Silver, Ian" w:date="2026-02-16T11:31:00Z" w16du:dateUtc="2026-02-16T16:31:00Z">
              <w:tcPr>
                <w:tcW w:w="754" w:type="pct"/>
                <w:gridSpan w:val="2"/>
                <w:tcBorders>
                  <w:top w:val="nil"/>
                  <w:left w:val="nil"/>
                  <w:bottom w:val="nil"/>
                  <w:right w:val="nil"/>
                </w:tcBorders>
                <w:noWrap/>
                <w:vAlign w:val="bottom"/>
                <w:hideMark/>
              </w:tcPr>
            </w:tcPrChange>
          </w:tcPr>
          <w:p w14:paraId="25B3FD3C" w14:textId="6F665DB9" w:rsidR="006F6E3D" w:rsidRPr="00E9723A" w:rsidDel="0080672F" w:rsidRDefault="006F6E3D" w:rsidP="007B3586">
            <w:pPr>
              <w:spacing w:line="240" w:lineRule="auto"/>
              <w:contextualSpacing w:val="0"/>
              <w:jc w:val="center"/>
              <w:rPr>
                <w:del w:id="778" w:author="Silver, Ian" w:date="2026-02-16T11:30:00Z" w16du:dateUtc="2026-02-16T16:30:00Z"/>
                <w:rFonts w:eastAsia="Times New Roman" w:cs="Times New Roman"/>
                <w:color w:val="000000"/>
                <w:sz w:val="22"/>
                <w:szCs w:val="22"/>
              </w:rPr>
            </w:pPr>
            <w:del w:id="779" w:author="Silver, Ian" w:date="2026-02-16T11:30:00Z" w16du:dateUtc="2026-02-16T16:30:00Z">
              <w:r w:rsidDel="0080672F">
                <w:rPr>
                  <w:color w:val="000000"/>
                  <w:sz w:val="22"/>
                  <w:szCs w:val="22"/>
                </w:rPr>
                <w:delText>0</w:delText>
              </w:r>
            </w:del>
          </w:p>
        </w:tc>
        <w:tc>
          <w:tcPr>
            <w:tcW w:w="156" w:type="pct"/>
            <w:tcBorders>
              <w:top w:val="nil"/>
              <w:left w:val="nil"/>
              <w:bottom w:val="nil"/>
              <w:right w:val="nil"/>
            </w:tcBorders>
            <w:noWrap/>
            <w:vAlign w:val="bottom"/>
            <w:hideMark/>
            <w:tcPrChange w:id="780" w:author="Silver, Ian" w:date="2026-02-16T11:31:00Z" w16du:dateUtc="2026-02-16T16:31:00Z">
              <w:tcPr>
                <w:tcW w:w="754" w:type="pct"/>
                <w:tcBorders>
                  <w:top w:val="nil"/>
                  <w:left w:val="nil"/>
                  <w:bottom w:val="nil"/>
                  <w:right w:val="nil"/>
                </w:tcBorders>
                <w:noWrap/>
                <w:vAlign w:val="bottom"/>
                <w:hideMark/>
              </w:tcPr>
            </w:tcPrChange>
          </w:tcPr>
          <w:p w14:paraId="05069E53" w14:textId="6E5ACADC" w:rsidR="006F6E3D" w:rsidRPr="00E9723A" w:rsidDel="0080672F" w:rsidRDefault="006F6E3D" w:rsidP="007B3586">
            <w:pPr>
              <w:spacing w:line="240" w:lineRule="auto"/>
              <w:contextualSpacing w:val="0"/>
              <w:jc w:val="center"/>
              <w:rPr>
                <w:del w:id="781" w:author="Silver, Ian" w:date="2026-02-16T11:30:00Z" w16du:dateUtc="2026-02-16T16:30:00Z"/>
                <w:rFonts w:eastAsia="Times New Roman" w:cs="Times New Roman"/>
                <w:color w:val="000000"/>
                <w:sz w:val="22"/>
                <w:szCs w:val="22"/>
              </w:rPr>
            </w:pPr>
            <w:del w:id="782" w:author="Silver, Ian" w:date="2026-02-16T11:30:00Z" w16du:dateUtc="2026-02-16T16:30:00Z">
              <w:r w:rsidDel="0080672F">
                <w:rPr>
                  <w:color w:val="000000"/>
                  <w:sz w:val="22"/>
                  <w:szCs w:val="22"/>
                </w:rPr>
                <w:delText>1</w:delText>
              </w:r>
            </w:del>
          </w:p>
        </w:tc>
      </w:tr>
      <w:tr w:rsidR="006F6E3D" w:rsidRPr="00E9723A" w:rsidDel="0080672F" w14:paraId="7B64E8FE" w14:textId="09B9DF2C" w:rsidTr="0080672F">
        <w:trPr>
          <w:trHeight w:val="144"/>
          <w:del w:id="783" w:author="Silver, Ian" w:date="2026-02-16T11:30:00Z"/>
          <w:trPrChange w:id="784" w:author="Silver, Ian" w:date="2026-02-16T11:31:00Z" w16du:dateUtc="2026-02-16T16:31:00Z">
            <w:trPr>
              <w:trHeight w:val="144"/>
            </w:trPr>
          </w:trPrChange>
        </w:trPr>
        <w:tc>
          <w:tcPr>
            <w:tcW w:w="2584" w:type="pct"/>
            <w:tcBorders>
              <w:top w:val="nil"/>
              <w:left w:val="nil"/>
              <w:bottom w:val="nil"/>
              <w:right w:val="nil"/>
            </w:tcBorders>
            <w:noWrap/>
            <w:vAlign w:val="center"/>
            <w:hideMark/>
            <w:tcPrChange w:id="785" w:author="Silver, Ian" w:date="2026-02-16T11:31:00Z" w16du:dateUtc="2026-02-16T16:31:00Z">
              <w:tcPr>
                <w:tcW w:w="2584" w:type="pct"/>
                <w:tcBorders>
                  <w:top w:val="nil"/>
                  <w:left w:val="nil"/>
                  <w:bottom w:val="nil"/>
                  <w:right w:val="nil"/>
                </w:tcBorders>
                <w:noWrap/>
                <w:vAlign w:val="center"/>
                <w:hideMark/>
              </w:tcPr>
            </w:tcPrChange>
          </w:tcPr>
          <w:p w14:paraId="62FDB1EE" w14:textId="689EC829" w:rsidR="006F6E3D" w:rsidRPr="00E9723A" w:rsidDel="0080672F" w:rsidRDefault="006F6E3D" w:rsidP="007B3586">
            <w:pPr>
              <w:spacing w:line="240" w:lineRule="auto"/>
              <w:ind w:firstLineChars="100" w:firstLine="220"/>
              <w:contextualSpacing w:val="0"/>
              <w:rPr>
                <w:del w:id="786" w:author="Silver, Ian" w:date="2026-02-16T11:30:00Z" w16du:dateUtc="2026-02-16T16:30:00Z"/>
                <w:rFonts w:eastAsia="Times New Roman" w:cs="Times New Roman"/>
                <w:color w:val="000000"/>
                <w:sz w:val="22"/>
                <w:szCs w:val="22"/>
              </w:rPr>
            </w:pPr>
            <w:del w:id="787" w:author="Silver, Ian" w:date="2026-02-16T11:30:00Z" w16du:dateUtc="2026-02-16T16:30:00Z">
              <w:r w:rsidRPr="00E9723A" w:rsidDel="0080672F">
                <w:rPr>
                  <w:rFonts w:eastAsia="Times New Roman" w:cs="Times New Roman"/>
                  <w:color w:val="000000"/>
                  <w:sz w:val="22"/>
                  <w:szCs w:val="22"/>
                </w:rPr>
                <w:delText>Child Care First Year of Life</w:delText>
              </w:r>
            </w:del>
          </w:p>
        </w:tc>
        <w:tc>
          <w:tcPr>
            <w:tcW w:w="755" w:type="pct"/>
            <w:tcBorders>
              <w:top w:val="nil"/>
              <w:left w:val="nil"/>
              <w:bottom w:val="nil"/>
              <w:right w:val="nil"/>
            </w:tcBorders>
            <w:noWrap/>
            <w:vAlign w:val="bottom"/>
            <w:hideMark/>
            <w:tcPrChange w:id="788" w:author="Silver, Ian" w:date="2026-02-16T11:31:00Z" w16du:dateUtc="2026-02-16T16:31:00Z">
              <w:tcPr>
                <w:tcW w:w="754" w:type="pct"/>
                <w:tcBorders>
                  <w:top w:val="nil"/>
                  <w:left w:val="nil"/>
                  <w:bottom w:val="nil"/>
                  <w:right w:val="nil"/>
                </w:tcBorders>
                <w:noWrap/>
                <w:vAlign w:val="bottom"/>
                <w:hideMark/>
              </w:tcPr>
            </w:tcPrChange>
          </w:tcPr>
          <w:p w14:paraId="399FD9EB" w14:textId="5EB94B0C" w:rsidR="006F6E3D" w:rsidRPr="00E9723A" w:rsidDel="0080672F" w:rsidRDefault="006F6E3D" w:rsidP="007B3586">
            <w:pPr>
              <w:spacing w:line="240" w:lineRule="auto"/>
              <w:contextualSpacing w:val="0"/>
              <w:jc w:val="center"/>
              <w:rPr>
                <w:del w:id="789" w:author="Silver, Ian" w:date="2026-02-16T11:30:00Z" w16du:dateUtc="2026-02-16T16:30:00Z"/>
                <w:rFonts w:eastAsia="Times New Roman" w:cs="Times New Roman"/>
                <w:color w:val="000000"/>
                <w:sz w:val="22"/>
                <w:szCs w:val="22"/>
              </w:rPr>
            </w:pPr>
            <w:del w:id="790" w:author="Silver, Ian" w:date="2026-02-16T11:30:00Z" w16du:dateUtc="2026-02-16T16:30:00Z">
              <w:r w:rsidDel="0080672F">
                <w:rPr>
                  <w:color w:val="000000"/>
                  <w:sz w:val="22"/>
                  <w:szCs w:val="22"/>
                </w:rPr>
                <w:delText>0.28</w:delText>
              </w:r>
            </w:del>
          </w:p>
        </w:tc>
        <w:tc>
          <w:tcPr>
            <w:tcW w:w="752" w:type="pct"/>
            <w:tcBorders>
              <w:top w:val="nil"/>
              <w:left w:val="nil"/>
              <w:bottom w:val="nil"/>
              <w:right w:val="nil"/>
            </w:tcBorders>
            <w:noWrap/>
            <w:vAlign w:val="bottom"/>
            <w:hideMark/>
            <w:tcPrChange w:id="791" w:author="Silver, Ian" w:date="2026-02-16T11:31:00Z" w16du:dateUtc="2026-02-16T16:31:00Z">
              <w:tcPr>
                <w:tcW w:w="754" w:type="pct"/>
                <w:tcBorders>
                  <w:top w:val="nil"/>
                  <w:left w:val="nil"/>
                  <w:bottom w:val="nil"/>
                  <w:right w:val="nil"/>
                </w:tcBorders>
                <w:noWrap/>
                <w:vAlign w:val="bottom"/>
                <w:hideMark/>
              </w:tcPr>
            </w:tcPrChange>
          </w:tcPr>
          <w:p w14:paraId="4477D9C6" w14:textId="3D41A310" w:rsidR="006F6E3D" w:rsidRPr="00E9723A" w:rsidDel="0080672F" w:rsidRDefault="006F6E3D" w:rsidP="007B3586">
            <w:pPr>
              <w:spacing w:line="240" w:lineRule="auto"/>
              <w:contextualSpacing w:val="0"/>
              <w:jc w:val="center"/>
              <w:rPr>
                <w:del w:id="792" w:author="Silver, Ian" w:date="2026-02-16T11:30:00Z" w16du:dateUtc="2026-02-16T16:30:00Z"/>
                <w:rFonts w:eastAsia="Times New Roman" w:cs="Times New Roman"/>
                <w:color w:val="000000"/>
                <w:sz w:val="22"/>
                <w:szCs w:val="22"/>
              </w:rPr>
            </w:pPr>
            <w:del w:id="793" w:author="Silver, Ian" w:date="2026-02-16T11:30:00Z" w16du:dateUtc="2026-02-16T16:30:00Z">
              <w:r w:rsidDel="0080672F">
                <w:rPr>
                  <w:color w:val="000000"/>
                  <w:sz w:val="22"/>
                  <w:szCs w:val="22"/>
                </w:rPr>
                <w:delText>--</w:delText>
              </w:r>
            </w:del>
          </w:p>
        </w:tc>
        <w:tc>
          <w:tcPr>
            <w:tcW w:w="752" w:type="pct"/>
            <w:tcBorders>
              <w:top w:val="nil"/>
              <w:left w:val="nil"/>
              <w:bottom w:val="nil"/>
              <w:right w:val="nil"/>
            </w:tcBorders>
            <w:noWrap/>
            <w:vAlign w:val="bottom"/>
            <w:hideMark/>
            <w:tcPrChange w:id="794" w:author="Silver, Ian" w:date="2026-02-16T11:31:00Z" w16du:dateUtc="2026-02-16T16:31:00Z">
              <w:tcPr>
                <w:tcW w:w="754" w:type="pct"/>
                <w:gridSpan w:val="2"/>
                <w:tcBorders>
                  <w:top w:val="nil"/>
                  <w:left w:val="nil"/>
                  <w:bottom w:val="nil"/>
                  <w:right w:val="nil"/>
                </w:tcBorders>
                <w:noWrap/>
                <w:vAlign w:val="bottom"/>
                <w:hideMark/>
              </w:tcPr>
            </w:tcPrChange>
          </w:tcPr>
          <w:p w14:paraId="44EA4CC2" w14:textId="5B549415" w:rsidR="006F6E3D" w:rsidRPr="00E9723A" w:rsidDel="0080672F" w:rsidRDefault="006F6E3D" w:rsidP="007B3586">
            <w:pPr>
              <w:spacing w:line="240" w:lineRule="auto"/>
              <w:contextualSpacing w:val="0"/>
              <w:jc w:val="center"/>
              <w:rPr>
                <w:del w:id="795" w:author="Silver, Ian" w:date="2026-02-16T11:30:00Z" w16du:dateUtc="2026-02-16T16:30:00Z"/>
                <w:rFonts w:eastAsia="Times New Roman" w:cs="Times New Roman"/>
                <w:color w:val="000000"/>
                <w:sz w:val="22"/>
                <w:szCs w:val="22"/>
              </w:rPr>
            </w:pPr>
            <w:del w:id="796" w:author="Silver, Ian" w:date="2026-02-16T11:30:00Z" w16du:dateUtc="2026-02-16T16:30:00Z">
              <w:r w:rsidDel="0080672F">
                <w:rPr>
                  <w:color w:val="000000"/>
                  <w:sz w:val="22"/>
                  <w:szCs w:val="22"/>
                </w:rPr>
                <w:delText>0</w:delText>
              </w:r>
            </w:del>
          </w:p>
        </w:tc>
        <w:tc>
          <w:tcPr>
            <w:tcW w:w="156" w:type="pct"/>
            <w:tcBorders>
              <w:top w:val="nil"/>
              <w:left w:val="nil"/>
              <w:bottom w:val="nil"/>
              <w:right w:val="nil"/>
            </w:tcBorders>
            <w:noWrap/>
            <w:vAlign w:val="bottom"/>
            <w:hideMark/>
            <w:tcPrChange w:id="797" w:author="Silver, Ian" w:date="2026-02-16T11:31:00Z" w16du:dateUtc="2026-02-16T16:31:00Z">
              <w:tcPr>
                <w:tcW w:w="754" w:type="pct"/>
                <w:tcBorders>
                  <w:top w:val="nil"/>
                  <w:left w:val="nil"/>
                  <w:bottom w:val="nil"/>
                  <w:right w:val="nil"/>
                </w:tcBorders>
                <w:noWrap/>
                <w:vAlign w:val="bottom"/>
                <w:hideMark/>
              </w:tcPr>
            </w:tcPrChange>
          </w:tcPr>
          <w:p w14:paraId="6B8F816B" w14:textId="6673F639" w:rsidR="006F6E3D" w:rsidRPr="00E9723A" w:rsidDel="0080672F" w:rsidRDefault="006F6E3D" w:rsidP="007B3586">
            <w:pPr>
              <w:spacing w:line="240" w:lineRule="auto"/>
              <w:contextualSpacing w:val="0"/>
              <w:jc w:val="center"/>
              <w:rPr>
                <w:del w:id="798" w:author="Silver, Ian" w:date="2026-02-16T11:30:00Z" w16du:dateUtc="2026-02-16T16:30:00Z"/>
                <w:rFonts w:eastAsia="Times New Roman" w:cs="Times New Roman"/>
                <w:color w:val="000000"/>
                <w:sz w:val="22"/>
                <w:szCs w:val="22"/>
              </w:rPr>
            </w:pPr>
            <w:del w:id="799" w:author="Silver, Ian" w:date="2026-02-16T11:30:00Z" w16du:dateUtc="2026-02-16T16:30:00Z">
              <w:r w:rsidDel="0080672F">
                <w:rPr>
                  <w:color w:val="000000"/>
                  <w:sz w:val="22"/>
                  <w:szCs w:val="22"/>
                </w:rPr>
                <w:delText>1</w:delText>
              </w:r>
            </w:del>
          </w:p>
        </w:tc>
      </w:tr>
      <w:tr w:rsidR="006F6E3D" w:rsidRPr="00E9723A" w:rsidDel="0080672F" w14:paraId="3715732E" w14:textId="2FA72CF0" w:rsidTr="0080672F">
        <w:trPr>
          <w:trHeight w:val="144"/>
          <w:del w:id="800" w:author="Silver, Ian" w:date="2026-02-16T11:30:00Z"/>
          <w:trPrChange w:id="801" w:author="Silver, Ian" w:date="2026-02-16T11:31:00Z" w16du:dateUtc="2026-02-16T16:31:00Z">
            <w:trPr>
              <w:trHeight w:val="144"/>
            </w:trPr>
          </w:trPrChange>
        </w:trPr>
        <w:tc>
          <w:tcPr>
            <w:tcW w:w="2584" w:type="pct"/>
            <w:tcBorders>
              <w:top w:val="nil"/>
              <w:left w:val="nil"/>
              <w:bottom w:val="nil"/>
              <w:right w:val="nil"/>
            </w:tcBorders>
            <w:vAlign w:val="center"/>
            <w:hideMark/>
            <w:tcPrChange w:id="802" w:author="Silver, Ian" w:date="2026-02-16T11:31:00Z" w16du:dateUtc="2026-02-16T16:31:00Z">
              <w:tcPr>
                <w:tcW w:w="2584" w:type="pct"/>
                <w:tcBorders>
                  <w:top w:val="nil"/>
                  <w:left w:val="nil"/>
                  <w:bottom w:val="nil"/>
                  <w:right w:val="nil"/>
                </w:tcBorders>
                <w:vAlign w:val="center"/>
                <w:hideMark/>
              </w:tcPr>
            </w:tcPrChange>
          </w:tcPr>
          <w:p w14:paraId="694B53AE" w14:textId="0CD5AB08" w:rsidR="006F6E3D" w:rsidRPr="00E9723A" w:rsidDel="0080672F" w:rsidRDefault="006F6E3D" w:rsidP="007B3586">
            <w:pPr>
              <w:spacing w:line="240" w:lineRule="auto"/>
              <w:ind w:firstLineChars="100" w:firstLine="220"/>
              <w:contextualSpacing w:val="0"/>
              <w:rPr>
                <w:del w:id="803" w:author="Silver, Ian" w:date="2026-02-16T11:30:00Z" w16du:dateUtc="2026-02-16T16:30:00Z"/>
                <w:rFonts w:eastAsia="Times New Roman" w:cs="Times New Roman"/>
                <w:color w:val="000000"/>
                <w:sz w:val="22"/>
                <w:szCs w:val="22"/>
              </w:rPr>
            </w:pPr>
            <w:del w:id="804" w:author="Silver, Ian" w:date="2026-02-16T11:30:00Z" w16du:dateUtc="2026-02-16T16:30:00Z">
              <w:r w:rsidRPr="00E9723A" w:rsidDel="0080672F">
                <w:rPr>
                  <w:rFonts w:eastAsia="Times New Roman" w:cs="Times New Roman"/>
                  <w:color w:val="000000"/>
                  <w:sz w:val="22"/>
                  <w:szCs w:val="22"/>
                </w:rPr>
                <w:delText xml:space="preserve">Adverse Experiences </w:delText>
              </w:r>
            </w:del>
          </w:p>
        </w:tc>
        <w:tc>
          <w:tcPr>
            <w:tcW w:w="755" w:type="pct"/>
            <w:tcBorders>
              <w:top w:val="nil"/>
              <w:left w:val="nil"/>
              <w:bottom w:val="nil"/>
              <w:right w:val="nil"/>
            </w:tcBorders>
            <w:noWrap/>
            <w:vAlign w:val="bottom"/>
            <w:hideMark/>
            <w:tcPrChange w:id="805" w:author="Silver, Ian" w:date="2026-02-16T11:31:00Z" w16du:dateUtc="2026-02-16T16:31:00Z">
              <w:tcPr>
                <w:tcW w:w="754" w:type="pct"/>
                <w:tcBorders>
                  <w:top w:val="nil"/>
                  <w:left w:val="nil"/>
                  <w:bottom w:val="nil"/>
                  <w:right w:val="nil"/>
                </w:tcBorders>
                <w:noWrap/>
                <w:vAlign w:val="bottom"/>
                <w:hideMark/>
              </w:tcPr>
            </w:tcPrChange>
          </w:tcPr>
          <w:p w14:paraId="09D61A59" w14:textId="69C3D5F3" w:rsidR="006F6E3D" w:rsidRPr="00E9723A" w:rsidDel="0080672F" w:rsidRDefault="006F6E3D" w:rsidP="007B3586">
            <w:pPr>
              <w:spacing w:line="240" w:lineRule="auto"/>
              <w:contextualSpacing w:val="0"/>
              <w:jc w:val="center"/>
              <w:rPr>
                <w:del w:id="806" w:author="Silver, Ian" w:date="2026-02-16T11:30:00Z" w16du:dateUtc="2026-02-16T16:30:00Z"/>
                <w:rFonts w:eastAsia="Times New Roman" w:cs="Times New Roman"/>
                <w:color w:val="000000"/>
                <w:sz w:val="22"/>
                <w:szCs w:val="22"/>
              </w:rPr>
            </w:pPr>
            <w:del w:id="807" w:author="Silver, Ian" w:date="2026-02-16T11:30:00Z" w16du:dateUtc="2026-02-16T16:30:00Z">
              <w:r w:rsidDel="0080672F">
                <w:rPr>
                  <w:color w:val="000000"/>
                  <w:sz w:val="22"/>
                  <w:szCs w:val="22"/>
                </w:rPr>
                <w:delText>0.05</w:delText>
              </w:r>
            </w:del>
          </w:p>
        </w:tc>
        <w:tc>
          <w:tcPr>
            <w:tcW w:w="752" w:type="pct"/>
            <w:tcBorders>
              <w:top w:val="nil"/>
              <w:left w:val="nil"/>
              <w:bottom w:val="nil"/>
              <w:right w:val="nil"/>
            </w:tcBorders>
            <w:noWrap/>
            <w:vAlign w:val="bottom"/>
            <w:hideMark/>
            <w:tcPrChange w:id="808" w:author="Silver, Ian" w:date="2026-02-16T11:31:00Z" w16du:dateUtc="2026-02-16T16:31:00Z">
              <w:tcPr>
                <w:tcW w:w="754" w:type="pct"/>
                <w:tcBorders>
                  <w:top w:val="nil"/>
                  <w:left w:val="nil"/>
                  <w:bottom w:val="nil"/>
                  <w:right w:val="nil"/>
                </w:tcBorders>
                <w:noWrap/>
                <w:vAlign w:val="bottom"/>
                <w:hideMark/>
              </w:tcPr>
            </w:tcPrChange>
          </w:tcPr>
          <w:p w14:paraId="75BD7D87" w14:textId="58BE62CA" w:rsidR="006F6E3D" w:rsidRPr="00E9723A" w:rsidDel="0080672F" w:rsidRDefault="006F6E3D" w:rsidP="007B3586">
            <w:pPr>
              <w:spacing w:line="240" w:lineRule="auto"/>
              <w:contextualSpacing w:val="0"/>
              <w:jc w:val="center"/>
              <w:rPr>
                <w:del w:id="809" w:author="Silver, Ian" w:date="2026-02-16T11:30:00Z" w16du:dateUtc="2026-02-16T16:30:00Z"/>
                <w:rFonts w:eastAsia="Times New Roman" w:cs="Times New Roman"/>
                <w:color w:val="000000"/>
                <w:sz w:val="22"/>
                <w:szCs w:val="22"/>
              </w:rPr>
            </w:pPr>
            <w:del w:id="810" w:author="Silver, Ian" w:date="2026-02-16T11:30:00Z" w16du:dateUtc="2026-02-16T16:30:00Z">
              <w:r w:rsidDel="0080672F">
                <w:rPr>
                  <w:color w:val="000000"/>
                  <w:sz w:val="22"/>
                  <w:szCs w:val="22"/>
                </w:rPr>
                <w:delText>--</w:delText>
              </w:r>
            </w:del>
          </w:p>
        </w:tc>
        <w:tc>
          <w:tcPr>
            <w:tcW w:w="752" w:type="pct"/>
            <w:tcBorders>
              <w:top w:val="nil"/>
              <w:left w:val="nil"/>
              <w:bottom w:val="nil"/>
              <w:right w:val="nil"/>
            </w:tcBorders>
            <w:noWrap/>
            <w:vAlign w:val="bottom"/>
            <w:hideMark/>
            <w:tcPrChange w:id="811" w:author="Silver, Ian" w:date="2026-02-16T11:31:00Z" w16du:dateUtc="2026-02-16T16:31:00Z">
              <w:tcPr>
                <w:tcW w:w="754" w:type="pct"/>
                <w:gridSpan w:val="2"/>
                <w:tcBorders>
                  <w:top w:val="nil"/>
                  <w:left w:val="nil"/>
                  <w:bottom w:val="nil"/>
                  <w:right w:val="nil"/>
                </w:tcBorders>
                <w:noWrap/>
                <w:vAlign w:val="bottom"/>
                <w:hideMark/>
              </w:tcPr>
            </w:tcPrChange>
          </w:tcPr>
          <w:p w14:paraId="0185A2E7" w14:textId="3C9B7572" w:rsidR="006F6E3D" w:rsidRPr="00E9723A" w:rsidDel="0080672F" w:rsidRDefault="006F6E3D" w:rsidP="007B3586">
            <w:pPr>
              <w:spacing w:line="240" w:lineRule="auto"/>
              <w:contextualSpacing w:val="0"/>
              <w:jc w:val="center"/>
              <w:rPr>
                <w:del w:id="812" w:author="Silver, Ian" w:date="2026-02-16T11:30:00Z" w16du:dateUtc="2026-02-16T16:30:00Z"/>
                <w:rFonts w:eastAsia="Times New Roman" w:cs="Times New Roman"/>
                <w:color w:val="000000"/>
                <w:sz w:val="22"/>
                <w:szCs w:val="22"/>
              </w:rPr>
            </w:pPr>
            <w:del w:id="813" w:author="Silver, Ian" w:date="2026-02-16T11:30:00Z" w16du:dateUtc="2026-02-16T16:30:00Z">
              <w:r w:rsidDel="0080672F">
                <w:rPr>
                  <w:color w:val="000000"/>
                  <w:sz w:val="22"/>
                  <w:szCs w:val="22"/>
                </w:rPr>
                <w:delText>0</w:delText>
              </w:r>
            </w:del>
          </w:p>
        </w:tc>
        <w:tc>
          <w:tcPr>
            <w:tcW w:w="156" w:type="pct"/>
            <w:tcBorders>
              <w:top w:val="nil"/>
              <w:left w:val="nil"/>
              <w:bottom w:val="nil"/>
              <w:right w:val="nil"/>
            </w:tcBorders>
            <w:noWrap/>
            <w:vAlign w:val="bottom"/>
            <w:hideMark/>
            <w:tcPrChange w:id="814" w:author="Silver, Ian" w:date="2026-02-16T11:31:00Z" w16du:dateUtc="2026-02-16T16:31:00Z">
              <w:tcPr>
                <w:tcW w:w="754" w:type="pct"/>
                <w:tcBorders>
                  <w:top w:val="nil"/>
                  <w:left w:val="nil"/>
                  <w:bottom w:val="nil"/>
                  <w:right w:val="nil"/>
                </w:tcBorders>
                <w:noWrap/>
                <w:vAlign w:val="bottom"/>
                <w:hideMark/>
              </w:tcPr>
            </w:tcPrChange>
          </w:tcPr>
          <w:p w14:paraId="7EC718F5" w14:textId="0BA40D84" w:rsidR="006F6E3D" w:rsidRPr="00E9723A" w:rsidDel="0080672F" w:rsidRDefault="006F6E3D" w:rsidP="007B3586">
            <w:pPr>
              <w:spacing w:line="240" w:lineRule="auto"/>
              <w:contextualSpacing w:val="0"/>
              <w:jc w:val="center"/>
              <w:rPr>
                <w:del w:id="815" w:author="Silver, Ian" w:date="2026-02-16T11:30:00Z" w16du:dateUtc="2026-02-16T16:30:00Z"/>
                <w:rFonts w:eastAsia="Times New Roman" w:cs="Times New Roman"/>
                <w:color w:val="000000"/>
                <w:sz w:val="22"/>
                <w:szCs w:val="22"/>
              </w:rPr>
            </w:pPr>
            <w:del w:id="816" w:author="Silver, Ian" w:date="2026-02-16T11:30:00Z" w16du:dateUtc="2026-02-16T16:30:00Z">
              <w:r w:rsidDel="0080672F">
                <w:rPr>
                  <w:color w:val="000000"/>
                  <w:sz w:val="22"/>
                  <w:szCs w:val="22"/>
                </w:rPr>
                <w:delText>1</w:delText>
              </w:r>
            </w:del>
          </w:p>
        </w:tc>
      </w:tr>
      <w:tr w:rsidR="006F6E3D" w:rsidRPr="00E9723A" w:rsidDel="0080672F" w14:paraId="029EFC34" w14:textId="5892FDE1" w:rsidTr="0080672F">
        <w:trPr>
          <w:trHeight w:val="144"/>
          <w:del w:id="817" w:author="Silver, Ian" w:date="2026-02-16T11:30:00Z"/>
          <w:trPrChange w:id="818"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819" w:author="Silver, Ian" w:date="2026-02-16T11:31:00Z" w16du:dateUtc="2026-02-16T16:31:00Z">
              <w:tcPr>
                <w:tcW w:w="2584" w:type="pct"/>
                <w:tcBorders>
                  <w:top w:val="nil"/>
                  <w:left w:val="nil"/>
                  <w:bottom w:val="nil"/>
                  <w:right w:val="nil"/>
                </w:tcBorders>
                <w:noWrap/>
                <w:vAlign w:val="bottom"/>
                <w:hideMark/>
              </w:tcPr>
            </w:tcPrChange>
          </w:tcPr>
          <w:p w14:paraId="4CF07A9C" w14:textId="6262902C" w:rsidR="006F6E3D" w:rsidRPr="00E9723A" w:rsidDel="0080672F" w:rsidRDefault="006F6E3D" w:rsidP="007B3586">
            <w:pPr>
              <w:spacing w:line="240" w:lineRule="auto"/>
              <w:ind w:firstLineChars="100" w:firstLine="220"/>
              <w:contextualSpacing w:val="0"/>
              <w:rPr>
                <w:del w:id="820" w:author="Silver, Ian" w:date="2026-02-16T11:30:00Z" w16du:dateUtc="2026-02-16T16:30:00Z"/>
                <w:rFonts w:eastAsia="Times New Roman" w:cs="Times New Roman"/>
                <w:color w:val="000000"/>
                <w:sz w:val="22"/>
                <w:szCs w:val="22"/>
              </w:rPr>
            </w:pPr>
            <w:del w:id="821" w:author="Silver, Ian" w:date="2026-02-16T11:30:00Z" w16du:dateUtc="2026-02-16T16:30:00Z">
              <w:r w:rsidRPr="00E9723A" w:rsidDel="0080672F">
                <w:rPr>
                  <w:rFonts w:eastAsia="Times New Roman" w:cs="Times New Roman"/>
                  <w:color w:val="000000"/>
                  <w:sz w:val="22"/>
                  <w:szCs w:val="22"/>
                </w:rPr>
                <w:delText>General Health 1997</w:delText>
              </w:r>
            </w:del>
          </w:p>
        </w:tc>
        <w:tc>
          <w:tcPr>
            <w:tcW w:w="755" w:type="pct"/>
            <w:tcBorders>
              <w:top w:val="nil"/>
              <w:left w:val="nil"/>
              <w:bottom w:val="nil"/>
              <w:right w:val="nil"/>
            </w:tcBorders>
            <w:noWrap/>
            <w:vAlign w:val="bottom"/>
            <w:hideMark/>
            <w:tcPrChange w:id="822" w:author="Silver, Ian" w:date="2026-02-16T11:31:00Z" w16du:dateUtc="2026-02-16T16:31:00Z">
              <w:tcPr>
                <w:tcW w:w="754" w:type="pct"/>
                <w:tcBorders>
                  <w:top w:val="nil"/>
                  <w:left w:val="nil"/>
                  <w:bottom w:val="nil"/>
                  <w:right w:val="nil"/>
                </w:tcBorders>
                <w:noWrap/>
                <w:vAlign w:val="bottom"/>
                <w:hideMark/>
              </w:tcPr>
            </w:tcPrChange>
          </w:tcPr>
          <w:p w14:paraId="409C96C7" w14:textId="4BDA3D9A" w:rsidR="006F6E3D" w:rsidRPr="00E9723A" w:rsidDel="0080672F" w:rsidRDefault="006F6E3D" w:rsidP="007B3586">
            <w:pPr>
              <w:spacing w:line="240" w:lineRule="auto"/>
              <w:contextualSpacing w:val="0"/>
              <w:jc w:val="center"/>
              <w:rPr>
                <w:del w:id="823" w:author="Silver, Ian" w:date="2026-02-16T11:30:00Z" w16du:dateUtc="2026-02-16T16:30:00Z"/>
                <w:rFonts w:eastAsia="Times New Roman" w:cs="Times New Roman"/>
                <w:color w:val="000000"/>
                <w:sz w:val="22"/>
                <w:szCs w:val="22"/>
              </w:rPr>
            </w:pPr>
            <w:del w:id="824" w:author="Silver, Ian" w:date="2026-02-16T11:30:00Z" w16du:dateUtc="2026-02-16T16:30:00Z">
              <w:r w:rsidDel="0080672F">
                <w:rPr>
                  <w:color w:val="000000"/>
                  <w:sz w:val="22"/>
                  <w:szCs w:val="22"/>
                </w:rPr>
                <w:delText>1.95</w:delText>
              </w:r>
            </w:del>
          </w:p>
        </w:tc>
        <w:tc>
          <w:tcPr>
            <w:tcW w:w="752" w:type="pct"/>
            <w:tcBorders>
              <w:top w:val="nil"/>
              <w:left w:val="nil"/>
              <w:bottom w:val="nil"/>
              <w:right w:val="nil"/>
            </w:tcBorders>
            <w:noWrap/>
            <w:vAlign w:val="bottom"/>
            <w:hideMark/>
            <w:tcPrChange w:id="825" w:author="Silver, Ian" w:date="2026-02-16T11:31:00Z" w16du:dateUtc="2026-02-16T16:31:00Z">
              <w:tcPr>
                <w:tcW w:w="754" w:type="pct"/>
                <w:tcBorders>
                  <w:top w:val="nil"/>
                  <w:left w:val="nil"/>
                  <w:bottom w:val="nil"/>
                  <w:right w:val="nil"/>
                </w:tcBorders>
                <w:noWrap/>
                <w:vAlign w:val="bottom"/>
                <w:hideMark/>
              </w:tcPr>
            </w:tcPrChange>
          </w:tcPr>
          <w:p w14:paraId="52511D8B" w14:textId="7ECE5769" w:rsidR="006F6E3D" w:rsidRPr="00E9723A" w:rsidDel="0080672F" w:rsidRDefault="006F6E3D" w:rsidP="007B3586">
            <w:pPr>
              <w:spacing w:line="240" w:lineRule="auto"/>
              <w:contextualSpacing w:val="0"/>
              <w:jc w:val="center"/>
              <w:rPr>
                <w:del w:id="826" w:author="Silver, Ian" w:date="2026-02-16T11:30:00Z" w16du:dateUtc="2026-02-16T16:30:00Z"/>
                <w:rFonts w:eastAsia="Times New Roman" w:cs="Times New Roman"/>
                <w:color w:val="000000"/>
                <w:sz w:val="22"/>
                <w:szCs w:val="22"/>
              </w:rPr>
            </w:pPr>
            <w:del w:id="827" w:author="Silver, Ian" w:date="2026-02-16T11:30:00Z" w16du:dateUtc="2026-02-16T16:30:00Z">
              <w:r w:rsidDel="0080672F">
                <w:rPr>
                  <w:color w:val="000000"/>
                  <w:sz w:val="22"/>
                  <w:szCs w:val="22"/>
                </w:rPr>
                <w:delText>0.91</w:delText>
              </w:r>
            </w:del>
          </w:p>
        </w:tc>
        <w:tc>
          <w:tcPr>
            <w:tcW w:w="752" w:type="pct"/>
            <w:tcBorders>
              <w:top w:val="nil"/>
              <w:left w:val="nil"/>
              <w:bottom w:val="nil"/>
              <w:right w:val="nil"/>
            </w:tcBorders>
            <w:noWrap/>
            <w:vAlign w:val="bottom"/>
            <w:hideMark/>
            <w:tcPrChange w:id="828" w:author="Silver, Ian" w:date="2026-02-16T11:31:00Z" w16du:dateUtc="2026-02-16T16:31:00Z">
              <w:tcPr>
                <w:tcW w:w="754" w:type="pct"/>
                <w:gridSpan w:val="2"/>
                <w:tcBorders>
                  <w:top w:val="nil"/>
                  <w:left w:val="nil"/>
                  <w:bottom w:val="nil"/>
                  <w:right w:val="nil"/>
                </w:tcBorders>
                <w:noWrap/>
                <w:vAlign w:val="bottom"/>
                <w:hideMark/>
              </w:tcPr>
            </w:tcPrChange>
          </w:tcPr>
          <w:p w14:paraId="0CE741C1" w14:textId="05B01A1A" w:rsidR="006F6E3D" w:rsidRPr="00E9723A" w:rsidDel="0080672F" w:rsidRDefault="006F6E3D" w:rsidP="007B3586">
            <w:pPr>
              <w:spacing w:line="240" w:lineRule="auto"/>
              <w:contextualSpacing w:val="0"/>
              <w:jc w:val="center"/>
              <w:rPr>
                <w:del w:id="829" w:author="Silver, Ian" w:date="2026-02-16T11:30:00Z" w16du:dateUtc="2026-02-16T16:30:00Z"/>
                <w:rFonts w:eastAsia="Times New Roman" w:cs="Times New Roman"/>
                <w:color w:val="000000"/>
                <w:sz w:val="22"/>
                <w:szCs w:val="22"/>
              </w:rPr>
            </w:pPr>
            <w:del w:id="830" w:author="Silver, Ian" w:date="2026-02-16T11:30:00Z" w16du:dateUtc="2026-02-16T16:30:00Z">
              <w:r w:rsidDel="0080672F">
                <w:rPr>
                  <w:color w:val="000000"/>
                  <w:sz w:val="22"/>
                  <w:szCs w:val="22"/>
                </w:rPr>
                <w:delText>1</w:delText>
              </w:r>
            </w:del>
          </w:p>
        </w:tc>
        <w:tc>
          <w:tcPr>
            <w:tcW w:w="156" w:type="pct"/>
            <w:tcBorders>
              <w:top w:val="nil"/>
              <w:left w:val="nil"/>
              <w:bottom w:val="nil"/>
              <w:right w:val="nil"/>
            </w:tcBorders>
            <w:noWrap/>
            <w:vAlign w:val="bottom"/>
            <w:hideMark/>
            <w:tcPrChange w:id="831" w:author="Silver, Ian" w:date="2026-02-16T11:31:00Z" w16du:dateUtc="2026-02-16T16:31:00Z">
              <w:tcPr>
                <w:tcW w:w="754" w:type="pct"/>
                <w:tcBorders>
                  <w:top w:val="nil"/>
                  <w:left w:val="nil"/>
                  <w:bottom w:val="nil"/>
                  <w:right w:val="nil"/>
                </w:tcBorders>
                <w:noWrap/>
                <w:vAlign w:val="bottom"/>
                <w:hideMark/>
              </w:tcPr>
            </w:tcPrChange>
          </w:tcPr>
          <w:p w14:paraId="1ED23DF1" w14:textId="48EA1E23" w:rsidR="006F6E3D" w:rsidRPr="00E9723A" w:rsidDel="0080672F" w:rsidRDefault="006F6E3D" w:rsidP="007B3586">
            <w:pPr>
              <w:spacing w:line="240" w:lineRule="auto"/>
              <w:contextualSpacing w:val="0"/>
              <w:jc w:val="center"/>
              <w:rPr>
                <w:del w:id="832" w:author="Silver, Ian" w:date="2026-02-16T11:30:00Z" w16du:dateUtc="2026-02-16T16:30:00Z"/>
                <w:rFonts w:eastAsia="Times New Roman" w:cs="Times New Roman"/>
                <w:color w:val="000000"/>
                <w:sz w:val="22"/>
                <w:szCs w:val="22"/>
              </w:rPr>
            </w:pPr>
            <w:del w:id="833" w:author="Silver, Ian" w:date="2026-02-16T11:30:00Z" w16du:dateUtc="2026-02-16T16:30:00Z">
              <w:r w:rsidDel="0080672F">
                <w:rPr>
                  <w:color w:val="000000"/>
                  <w:sz w:val="22"/>
                  <w:szCs w:val="22"/>
                </w:rPr>
                <w:delText>5</w:delText>
              </w:r>
            </w:del>
          </w:p>
        </w:tc>
      </w:tr>
      <w:tr w:rsidR="006F6E3D" w:rsidRPr="00E9723A" w:rsidDel="0080672F" w14:paraId="780015A8" w14:textId="54AA0BF7" w:rsidTr="0080672F">
        <w:trPr>
          <w:trHeight w:val="144"/>
          <w:del w:id="834" w:author="Silver, Ian" w:date="2026-02-16T11:30:00Z"/>
          <w:trPrChange w:id="835"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836" w:author="Silver, Ian" w:date="2026-02-16T11:31:00Z" w16du:dateUtc="2026-02-16T16:31:00Z">
              <w:tcPr>
                <w:tcW w:w="2584" w:type="pct"/>
                <w:tcBorders>
                  <w:top w:val="nil"/>
                  <w:left w:val="nil"/>
                  <w:bottom w:val="nil"/>
                  <w:right w:val="nil"/>
                </w:tcBorders>
                <w:noWrap/>
                <w:vAlign w:val="bottom"/>
                <w:hideMark/>
              </w:tcPr>
            </w:tcPrChange>
          </w:tcPr>
          <w:p w14:paraId="283E0C77" w14:textId="38A5875A" w:rsidR="006F6E3D" w:rsidRPr="00E9723A" w:rsidDel="0080672F" w:rsidRDefault="006F6E3D" w:rsidP="007B3586">
            <w:pPr>
              <w:spacing w:line="240" w:lineRule="auto"/>
              <w:ind w:firstLineChars="100" w:firstLine="220"/>
              <w:contextualSpacing w:val="0"/>
              <w:rPr>
                <w:del w:id="837" w:author="Silver, Ian" w:date="2026-02-16T11:30:00Z" w16du:dateUtc="2026-02-16T16:30:00Z"/>
                <w:rFonts w:eastAsia="Times New Roman" w:cs="Times New Roman"/>
                <w:color w:val="000000"/>
                <w:sz w:val="22"/>
                <w:szCs w:val="22"/>
              </w:rPr>
            </w:pPr>
            <w:del w:id="838" w:author="Silver, Ian" w:date="2026-02-16T11:30:00Z" w16du:dateUtc="2026-02-16T16:30:00Z">
              <w:r w:rsidRPr="00E9723A" w:rsidDel="0080672F">
                <w:rPr>
                  <w:rFonts w:eastAsia="Times New Roman" w:cs="Times New Roman"/>
                  <w:color w:val="000000"/>
                  <w:sz w:val="22"/>
                  <w:szCs w:val="22"/>
                </w:rPr>
                <w:delText>Weeks Worked 1997</w:delText>
              </w:r>
            </w:del>
          </w:p>
        </w:tc>
        <w:tc>
          <w:tcPr>
            <w:tcW w:w="755" w:type="pct"/>
            <w:tcBorders>
              <w:top w:val="nil"/>
              <w:left w:val="nil"/>
              <w:bottom w:val="nil"/>
              <w:right w:val="nil"/>
            </w:tcBorders>
            <w:noWrap/>
            <w:vAlign w:val="bottom"/>
            <w:hideMark/>
            <w:tcPrChange w:id="839" w:author="Silver, Ian" w:date="2026-02-16T11:31:00Z" w16du:dateUtc="2026-02-16T16:31:00Z">
              <w:tcPr>
                <w:tcW w:w="754" w:type="pct"/>
                <w:tcBorders>
                  <w:top w:val="nil"/>
                  <w:left w:val="nil"/>
                  <w:bottom w:val="nil"/>
                  <w:right w:val="nil"/>
                </w:tcBorders>
                <w:noWrap/>
                <w:vAlign w:val="bottom"/>
                <w:hideMark/>
              </w:tcPr>
            </w:tcPrChange>
          </w:tcPr>
          <w:p w14:paraId="6F710633" w14:textId="41D9B04F" w:rsidR="006F6E3D" w:rsidRPr="00E9723A" w:rsidDel="0080672F" w:rsidRDefault="006F6E3D" w:rsidP="007B3586">
            <w:pPr>
              <w:spacing w:line="240" w:lineRule="auto"/>
              <w:contextualSpacing w:val="0"/>
              <w:jc w:val="center"/>
              <w:rPr>
                <w:del w:id="840" w:author="Silver, Ian" w:date="2026-02-16T11:30:00Z" w16du:dateUtc="2026-02-16T16:30:00Z"/>
                <w:rFonts w:eastAsia="Times New Roman" w:cs="Times New Roman"/>
                <w:color w:val="000000"/>
                <w:sz w:val="22"/>
                <w:szCs w:val="22"/>
              </w:rPr>
            </w:pPr>
            <w:del w:id="841" w:author="Silver, Ian" w:date="2026-02-16T11:30:00Z" w16du:dateUtc="2026-02-16T16:30:00Z">
              <w:r w:rsidDel="0080672F">
                <w:rPr>
                  <w:color w:val="000000"/>
                  <w:sz w:val="22"/>
                  <w:szCs w:val="22"/>
                </w:rPr>
                <w:delText>8.24</w:delText>
              </w:r>
            </w:del>
          </w:p>
        </w:tc>
        <w:tc>
          <w:tcPr>
            <w:tcW w:w="752" w:type="pct"/>
            <w:tcBorders>
              <w:top w:val="nil"/>
              <w:left w:val="nil"/>
              <w:bottom w:val="nil"/>
              <w:right w:val="nil"/>
            </w:tcBorders>
            <w:noWrap/>
            <w:vAlign w:val="bottom"/>
            <w:hideMark/>
            <w:tcPrChange w:id="842" w:author="Silver, Ian" w:date="2026-02-16T11:31:00Z" w16du:dateUtc="2026-02-16T16:31:00Z">
              <w:tcPr>
                <w:tcW w:w="754" w:type="pct"/>
                <w:tcBorders>
                  <w:top w:val="nil"/>
                  <w:left w:val="nil"/>
                  <w:bottom w:val="nil"/>
                  <w:right w:val="nil"/>
                </w:tcBorders>
                <w:noWrap/>
                <w:vAlign w:val="bottom"/>
                <w:hideMark/>
              </w:tcPr>
            </w:tcPrChange>
          </w:tcPr>
          <w:p w14:paraId="5E07C29E" w14:textId="550C82B9" w:rsidR="006F6E3D" w:rsidRPr="00E9723A" w:rsidDel="0080672F" w:rsidRDefault="006F6E3D" w:rsidP="007B3586">
            <w:pPr>
              <w:spacing w:line="240" w:lineRule="auto"/>
              <w:contextualSpacing w:val="0"/>
              <w:jc w:val="center"/>
              <w:rPr>
                <w:del w:id="843" w:author="Silver, Ian" w:date="2026-02-16T11:30:00Z" w16du:dateUtc="2026-02-16T16:30:00Z"/>
                <w:rFonts w:eastAsia="Times New Roman" w:cs="Times New Roman"/>
                <w:color w:val="000000"/>
                <w:sz w:val="22"/>
                <w:szCs w:val="22"/>
              </w:rPr>
            </w:pPr>
            <w:del w:id="844" w:author="Silver, Ian" w:date="2026-02-16T11:30:00Z" w16du:dateUtc="2026-02-16T16:30:00Z">
              <w:r w:rsidDel="0080672F">
                <w:rPr>
                  <w:color w:val="000000"/>
                  <w:sz w:val="22"/>
                  <w:szCs w:val="22"/>
                </w:rPr>
                <w:delText>15.58</w:delText>
              </w:r>
            </w:del>
          </w:p>
        </w:tc>
        <w:tc>
          <w:tcPr>
            <w:tcW w:w="752" w:type="pct"/>
            <w:tcBorders>
              <w:top w:val="nil"/>
              <w:left w:val="nil"/>
              <w:bottom w:val="nil"/>
              <w:right w:val="nil"/>
            </w:tcBorders>
            <w:noWrap/>
            <w:vAlign w:val="bottom"/>
            <w:hideMark/>
            <w:tcPrChange w:id="845" w:author="Silver, Ian" w:date="2026-02-16T11:31:00Z" w16du:dateUtc="2026-02-16T16:31:00Z">
              <w:tcPr>
                <w:tcW w:w="754" w:type="pct"/>
                <w:gridSpan w:val="2"/>
                <w:tcBorders>
                  <w:top w:val="nil"/>
                  <w:left w:val="nil"/>
                  <w:bottom w:val="nil"/>
                  <w:right w:val="nil"/>
                </w:tcBorders>
                <w:noWrap/>
                <w:vAlign w:val="bottom"/>
                <w:hideMark/>
              </w:tcPr>
            </w:tcPrChange>
          </w:tcPr>
          <w:p w14:paraId="6AC21D69" w14:textId="7F5E978C" w:rsidR="006F6E3D" w:rsidRPr="00E9723A" w:rsidDel="0080672F" w:rsidRDefault="006F6E3D" w:rsidP="007B3586">
            <w:pPr>
              <w:spacing w:line="240" w:lineRule="auto"/>
              <w:contextualSpacing w:val="0"/>
              <w:jc w:val="center"/>
              <w:rPr>
                <w:del w:id="846" w:author="Silver, Ian" w:date="2026-02-16T11:30:00Z" w16du:dateUtc="2026-02-16T16:30:00Z"/>
                <w:rFonts w:eastAsia="Times New Roman" w:cs="Times New Roman"/>
                <w:color w:val="000000"/>
                <w:sz w:val="22"/>
                <w:szCs w:val="22"/>
              </w:rPr>
            </w:pPr>
            <w:del w:id="847" w:author="Silver, Ian" w:date="2026-02-16T11:30:00Z" w16du:dateUtc="2026-02-16T16:30:00Z">
              <w:r w:rsidDel="0080672F">
                <w:rPr>
                  <w:color w:val="000000"/>
                  <w:sz w:val="22"/>
                  <w:szCs w:val="22"/>
                </w:rPr>
                <w:delText>0</w:delText>
              </w:r>
            </w:del>
          </w:p>
        </w:tc>
        <w:tc>
          <w:tcPr>
            <w:tcW w:w="156" w:type="pct"/>
            <w:tcBorders>
              <w:top w:val="nil"/>
              <w:left w:val="nil"/>
              <w:bottom w:val="nil"/>
              <w:right w:val="nil"/>
            </w:tcBorders>
            <w:noWrap/>
            <w:vAlign w:val="bottom"/>
            <w:hideMark/>
            <w:tcPrChange w:id="848" w:author="Silver, Ian" w:date="2026-02-16T11:31:00Z" w16du:dateUtc="2026-02-16T16:31:00Z">
              <w:tcPr>
                <w:tcW w:w="754" w:type="pct"/>
                <w:tcBorders>
                  <w:top w:val="nil"/>
                  <w:left w:val="nil"/>
                  <w:bottom w:val="nil"/>
                  <w:right w:val="nil"/>
                </w:tcBorders>
                <w:noWrap/>
                <w:vAlign w:val="bottom"/>
                <w:hideMark/>
              </w:tcPr>
            </w:tcPrChange>
          </w:tcPr>
          <w:p w14:paraId="33EF2235" w14:textId="7E105C18" w:rsidR="006F6E3D" w:rsidRPr="00E9723A" w:rsidDel="0080672F" w:rsidRDefault="006F6E3D" w:rsidP="007B3586">
            <w:pPr>
              <w:spacing w:line="240" w:lineRule="auto"/>
              <w:contextualSpacing w:val="0"/>
              <w:jc w:val="center"/>
              <w:rPr>
                <w:del w:id="849" w:author="Silver, Ian" w:date="2026-02-16T11:30:00Z" w16du:dateUtc="2026-02-16T16:30:00Z"/>
                <w:rFonts w:eastAsia="Times New Roman" w:cs="Times New Roman"/>
                <w:color w:val="000000"/>
                <w:sz w:val="22"/>
                <w:szCs w:val="22"/>
              </w:rPr>
            </w:pPr>
            <w:del w:id="850" w:author="Silver, Ian" w:date="2026-02-16T11:30:00Z" w16du:dateUtc="2026-02-16T16:30:00Z">
              <w:r w:rsidDel="0080672F">
                <w:rPr>
                  <w:color w:val="000000"/>
                  <w:sz w:val="22"/>
                  <w:szCs w:val="22"/>
                </w:rPr>
                <w:delText>52</w:delText>
              </w:r>
            </w:del>
          </w:p>
        </w:tc>
      </w:tr>
      <w:tr w:rsidR="006F6E3D" w:rsidRPr="00E9723A" w:rsidDel="0080672F" w14:paraId="5CBF87C5" w14:textId="6EC30249" w:rsidTr="0080672F">
        <w:trPr>
          <w:trHeight w:val="144"/>
          <w:del w:id="851" w:author="Silver, Ian" w:date="2026-02-16T11:30:00Z"/>
          <w:trPrChange w:id="852" w:author="Silver, Ian" w:date="2026-02-16T11:31:00Z" w16du:dateUtc="2026-02-16T16:31:00Z">
            <w:trPr>
              <w:trHeight w:val="144"/>
            </w:trPr>
          </w:trPrChange>
        </w:trPr>
        <w:tc>
          <w:tcPr>
            <w:tcW w:w="2584" w:type="pct"/>
            <w:tcBorders>
              <w:top w:val="nil"/>
              <w:left w:val="nil"/>
              <w:bottom w:val="single" w:sz="4" w:space="0" w:color="auto"/>
              <w:right w:val="nil"/>
            </w:tcBorders>
            <w:noWrap/>
            <w:vAlign w:val="bottom"/>
            <w:hideMark/>
            <w:tcPrChange w:id="853" w:author="Silver, Ian" w:date="2026-02-16T11:31:00Z" w16du:dateUtc="2026-02-16T16:31:00Z">
              <w:tcPr>
                <w:tcW w:w="2584" w:type="pct"/>
                <w:tcBorders>
                  <w:top w:val="nil"/>
                  <w:left w:val="nil"/>
                  <w:bottom w:val="single" w:sz="4" w:space="0" w:color="auto"/>
                  <w:right w:val="nil"/>
                </w:tcBorders>
                <w:noWrap/>
                <w:vAlign w:val="bottom"/>
                <w:hideMark/>
              </w:tcPr>
            </w:tcPrChange>
          </w:tcPr>
          <w:p w14:paraId="364BB608" w14:textId="1AE667C4" w:rsidR="006F6E3D" w:rsidRPr="00E9723A" w:rsidDel="0080672F" w:rsidRDefault="006F6E3D" w:rsidP="007B3586">
            <w:pPr>
              <w:spacing w:line="240" w:lineRule="auto"/>
              <w:ind w:firstLineChars="100" w:firstLine="220"/>
              <w:contextualSpacing w:val="0"/>
              <w:rPr>
                <w:del w:id="854" w:author="Silver, Ian" w:date="2026-02-16T11:30:00Z" w16du:dateUtc="2026-02-16T16:30:00Z"/>
                <w:rFonts w:eastAsia="Times New Roman" w:cs="Times New Roman"/>
                <w:color w:val="000000"/>
                <w:sz w:val="22"/>
                <w:szCs w:val="22"/>
              </w:rPr>
            </w:pPr>
            <w:del w:id="855" w:author="Silver, Ian" w:date="2026-02-16T11:30:00Z" w16du:dateUtc="2026-02-16T16:30:00Z">
              <w:r w:rsidRPr="00E9723A" w:rsidDel="0080672F">
                <w:rPr>
                  <w:rFonts w:eastAsia="Times New Roman" w:cs="Times New Roman"/>
                  <w:color w:val="000000"/>
                  <w:sz w:val="22"/>
                  <w:szCs w:val="22"/>
                </w:rPr>
                <w:delText>No Health Insurance 1997</w:delText>
              </w:r>
            </w:del>
          </w:p>
        </w:tc>
        <w:tc>
          <w:tcPr>
            <w:tcW w:w="755" w:type="pct"/>
            <w:tcBorders>
              <w:top w:val="nil"/>
              <w:left w:val="nil"/>
              <w:bottom w:val="single" w:sz="4" w:space="0" w:color="auto"/>
              <w:right w:val="nil"/>
            </w:tcBorders>
            <w:noWrap/>
            <w:vAlign w:val="bottom"/>
            <w:hideMark/>
            <w:tcPrChange w:id="856" w:author="Silver, Ian" w:date="2026-02-16T11:31:00Z" w16du:dateUtc="2026-02-16T16:31:00Z">
              <w:tcPr>
                <w:tcW w:w="754" w:type="pct"/>
                <w:tcBorders>
                  <w:top w:val="nil"/>
                  <w:left w:val="nil"/>
                  <w:bottom w:val="single" w:sz="4" w:space="0" w:color="auto"/>
                  <w:right w:val="nil"/>
                </w:tcBorders>
                <w:noWrap/>
                <w:vAlign w:val="bottom"/>
                <w:hideMark/>
              </w:tcPr>
            </w:tcPrChange>
          </w:tcPr>
          <w:p w14:paraId="11932F3E" w14:textId="4CF8AC42" w:rsidR="006F6E3D" w:rsidRPr="00E9723A" w:rsidDel="0080672F" w:rsidRDefault="006F6E3D" w:rsidP="007B3586">
            <w:pPr>
              <w:spacing w:line="240" w:lineRule="auto"/>
              <w:contextualSpacing w:val="0"/>
              <w:jc w:val="center"/>
              <w:rPr>
                <w:del w:id="857" w:author="Silver, Ian" w:date="2026-02-16T11:30:00Z" w16du:dateUtc="2026-02-16T16:30:00Z"/>
                <w:rFonts w:eastAsia="Times New Roman" w:cs="Times New Roman"/>
                <w:color w:val="000000"/>
                <w:sz w:val="22"/>
                <w:szCs w:val="22"/>
              </w:rPr>
            </w:pPr>
            <w:del w:id="858" w:author="Silver, Ian" w:date="2026-02-16T11:30:00Z" w16du:dateUtc="2026-02-16T16:30:00Z">
              <w:r w:rsidDel="0080672F">
                <w:rPr>
                  <w:color w:val="000000"/>
                  <w:sz w:val="22"/>
                  <w:szCs w:val="22"/>
                </w:rPr>
                <w:delText>0.14</w:delText>
              </w:r>
            </w:del>
          </w:p>
        </w:tc>
        <w:tc>
          <w:tcPr>
            <w:tcW w:w="752" w:type="pct"/>
            <w:tcBorders>
              <w:top w:val="nil"/>
              <w:left w:val="nil"/>
              <w:bottom w:val="single" w:sz="4" w:space="0" w:color="auto"/>
              <w:right w:val="nil"/>
            </w:tcBorders>
            <w:noWrap/>
            <w:vAlign w:val="bottom"/>
            <w:hideMark/>
            <w:tcPrChange w:id="859" w:author="Silver, Ian" w:date="2026-02-16T11:31:00Z" w16du:dateUtc="2026-02-16T16:31:00Z">
              <w:tcPr>
                <w:tcW w:w="754" w:type="pct"/>
                <w:tcBorders>
                  <w:top w:val="nil"/>
                  <w:left w:val="nil"/>
                  <w:bottom w:val="single" w:sz="4" w:space="0" w:color="auto"/>
                  <w:right w:val="nil"/>
                </w:tcBorders>
                <w:noWrap/>
                <w:vAlign w:val="bottom"/>
                <w:hideMark/>
              </w:tcPr>
            </w:tcPrChange>
          </w:tcPr>
          <w:p w14:paraId="56882B4C" w14:textId="2D0E14B8" w:rsidR="006F6E3D" w:rsidRPr="00E9723A" w:rsidDel="0080672F" w:rsidRDefault="006F6E3D" w:rsidP="007B3586">
            <w:pPr>
              <w:spacing w:line="240" w:lineRule="auto"/>
              <w:contextualSpacing w:val="0"/>
              <w:jc w:val="center"/>
              <w:rPr>
                <w:del w:id="860" w:author="Silver, Ian" w:date="2026-02-16T11:30:00Z" w16du:dateUtc="2026-02-16T16:30:00Z"/>
                <w:rFonts w:eastAsia="Times New Roman" w:cs="Times New Roman"/>
                <w:color w:val="000000"/>
                <w:sz w:val="22"/>
                <w:szCs w:val="22"/>
              </w:rPr>
            </w:pPr>
            <w:del w:id="861" w:author="Silver, Ian" w:date="2026-02-16T11:30:00Z" w16du:dateUtc="2026-02-16T16:30:00Z">
              <w:r w:rsidDel="0080672F">
                <w:rPr>
                  <w:color w:val="000000"/>
                  <w:sz w:val="22"/>
                  <w:szCs w:val="22"/>
                </w:rPr>
                <w:delText>--</w:delText>
              </w:r>
            </w:del>
          </w:p>
        </w:tc>
        <w:tc>
          <w:tcPr>
            <w:tcW w:w="752" w:type="pct"/>
            <w:tcBorders>
              <w:top w:val="nil"/>
              <w:left w:val="nil"/>
              <w:bottom w:val="single" w:sz="4" w:space="0" w:color="auto"/>
              <w:right w:val="nil"/>
            </w:tcBorders>
            <w:noWrap/>
            <w:vAlign w:val="bottom"/>
            <w:hideMark/>
            <w:tcPrChange w:id="862" w:author="Silver, Ian" w:date="2026-02-16T11:31:00Z" w16du:dateUtc="2026-02-16T16:31:00Z">
              <w:tcPr>
                <w:tcW w:w="754" w:type="pct"/>
                <w:gridSpan w:val="2"/>
                <w:tcBorders>
                  <w:top w:val="nil"/>
                  <w:left w:val="nil"/>
                  <w:bottom w:val="single" w:sz="4" w:space="0" w:color="auto"/>
                  <w:right w:val="nil"/>
                </w:tcBorders>
                <w:noWrap/>
                <w:vAlign w:val="bottom"/>
                <w:hideMark/>
              </w:tcPr>
            </w:tcPrChange>
          </w:tcPr>
          <w:p w14:paraId="40F1F147" w14:textId="28570AC4" w:rsidR="006F6E3D" w:rsidRPr="00E9723A" w:rsidDel="0080672F" w:rsidRDefault="006F6E3D" w:rsidP="007B3586">
            <w:pPr>
              <w:spacing w:line="240" w:lineRule="auto"/>
              <w:contextualSpacing w:val="0"/>
              <w:jc w:val="center"/>
              <w:rPr>
                <w:del w:id="863" w:author="Silver, Ian" w:date="2026-02-16T11:30:00Z" w16du:dateUtc="2026-02-16T16:30:00Z"/>
                <w:rFonts w:eastAsia="Times New Roman" w:cs="Times New Roman"/>
                <w:color w:val="000000"/>
                <w:sz w:val="22"/>
                <w:szCs w:val="22"/>
              </w:rPr>
            </w:pPr>
            <w:del w:id="864" w:author="Silver, Ian" w:date="2026-02-16T11:30:00Z" w16du:dateUtc="2026-02-16T16:30:00Z">
              <w:r w:rsidDel="0080672F">
                <w:rPr>
                  <w:color w:val="000000"/>
                  <w:sz w:val="22"/>
                  <w:szCs w:val="22"/>
                </w:rPr>
                <w:delText>0</w:delText>
              </w:r>
            </w:del>
          </w:p>
        </w:tc>
        <w:tc>
          <w:tcPr>
            <w:tcW w:w="156" w:type="pct"/>
            <w:tcBorders>
              <w:top w:val="nil"/>
              <w:left w:val="nil"/>
              <w:bottom w:val="single" w:sz="4" w:space="0" w:color="auto"/>
              <w:right w:val="nil"/>
            </w:tcBorders>
            <w:noWrap/>
            <w:vAlign w:val="bottom"/>
            <w:hideMark/>
            <w:tcPrChange w:id="865" w:author="Silver, Ian" w:date="2026-02-16T11:31:00Z" w16du:dateUtc="2026-02-16T16:31:00Z">
              <w:tcPr>
                <w:tcW w:w="754" w:type="pct"/>
                <w:tcBorders>
                  <w:top w:val="nil"/>
                  <w:left w:val="nil"/>
                  <w:bottom w:val="single" w:sz="4" w:space="0" w:color="auto"/>
                  <w:right w:val="nil"/>
                </w:tcBorders>
                <w:noWrap/>
                <w:vAlign w:val="bottom"/>
                <w:hideMark/>
              </w:tcPr>
            </w:tcPrChange>
          </w:tcPr>
          <w:p w14:paraId="1CC21580" w14:textId="21E1CEB0" w:rsidR="006F6E3D" w:rsidRPr="00E9723A" w:rsidDel="0080672F" w:rsidRDefault="006F6E3D" w:rsidP="007B3586">
            <w:pPr>
              <w:spacing w:line="240" w:lineRule="auto"/>
              <w:contextualSpacing w:val="0"/>
              <w:jc w:val="center"/>
              <w:rPr>
                <w:del w:id="866" w:author="Silver, Ian" w:date="2026-02-16T11:30:00Z" w16du:dateUtc="2026-02-16T16:30:00Z"/>
                <w:rFonts w:eastAsia="Times New Roman" w:cs="Times New Roman"/>
                <w:color w:val="000000"/>
                <w:sz w:val="22"/>
                <w:szCs w:val="22"/>
              </w:rPr>
            </w:pPr>
            <w:del w:id="867" w:author="Silver, Ian" w:date="2026-02-16T11:30:00Z" w16du:dateUtc="2026-02-16T16:30:00Z">
              <w:r w:rsidDel="0080672F">
                <w:rPr>
                  <w:color w:val="000000"/>
                  <w:sz w:val="22"/>
                  <w:szCs w:val="22"/>
                </w:rPr>
                <w:delText>1</w:delText>
              </w:r>
            </w:del>
          </w:p>
        </w:tc>
      </w:tr>
      <w:tr w:rsidR="006F6E3D" w:rsidRPr="00E9723A" w:rsidDel="0080672F" w14:paraId="43602776" w14:textId="0681093A" w:rsidTr="0080672F">
        <w:trPr>
          <w:trHeight w:val="144"/>
          <w:del w:id="868" w:author="Silver, Ian" w:date="2026-02-16T11:30:00Z"/>
          <w:trPrChange w:id="869" w:author="Silver, Ian" w:date="2026-02-16T11:31:00Z" w16du:dateUtc="2026-02-16T16:31:00Z">
            <w:trPr>
              <w:trHeight w:val="144"/>
            </w:trPr>
          </w:trPrChange>
        </w:trPr>
        <w:tc>
          <w:tcPr>
            <w:tcW w:w="2584" w:type="pct"/>
            <w:tcBorders>
              <w:top w:val="nil"/>
              <w:left w:val="nil"/>
              <w:bottom w:val="nil"/>
              <w:right w:val="nil"/>
            </w:tcBorders>
            <w:noWrap/>
            <w:vAlign w:val="bottom"/>
            <w:hideMark/>
            <w:tcPrChange w:id="870" w:author="Silver, Ian" w:date="2026-02-16T11:31:00Z" w16du:dateUtc="2026-02-16T16:31:00Z">
              <w:tcPr>
                <w:tcW w:w="2584" w:type="pct"/>
                <w:tcBorders>
                  <w:top w:val="nil"/>
                  <w:left w:val="nil"/>
                  <w:bottom w:val="nil"/>
                  <w:right w:val="nil"/>
                </w:tcBorders>
                <w:noWrap/>
                <w:vAlign w:val="bottom"/>
                <w:hideMark/>
              </w:tcPr>
            </w:tcPrChange>
          </w:tcPr>
          <w:p w14:paraId="3AC87A37" w14:textId="6E9866F3" w:rsidR="006F6E3D" w:rsidRPr="00E9723A" w:rsidDel="0080672F" w:rsidRDefault="006F6E3D" w:rsidP="007B3586">
            <w:pPr>
              <w:spacing w:line="240" w:lineRule="auto"/>
              <w:contextualSpacing w:val="0"/>
              <w:jc w:val="center"/>
              <w:rPr>
                <w:del w:id="871" w:author="Silver, Ian" w:date="2026-02-16T11:30:00Z" w16du:dateUtc="2026-02-16T16:30:00Z"/>
                <w:rFonts w:eastAsia="Times New Roman" w:cs="Times New Roman"/>
                <w:color w:val="000000"/>
                <w:sz w:val="22"/>
                <w:szCs w:val="22"/>
              </w:rPr>
            </w:pPr>
            <w:del w:id="872" w:author="Silver, Ian" w:date="2026-02-16T11:30:00Z" w16du:dateUtc="2026-02-16T16:30:00Z">
              <w:r w:rsidRPr="00E9723A" w:rsidDel="0080672F">
                <w:rPr>
                  <w:rFonts w:eastAsia="Times New Roman" w:cs="Times New Roman"/>
                  <w:color w:val="000000"/>
                  <w:sz w:val="22"/>
                  <w:szCs w:val="22"/>
                </w:rPr>
                <w:delText>N-Observations</w:delText>
              </w:r>
            </w:del>
          </w:p>
        </w:tc>
        <w:tc>
          <w:tcPr>
            <w:tcW w:w="2416" w:type="pct"/>
            <w:gridSpan w:val="4"/>
            <w:tcBorders>
              <w:top w:val="single" w:sz="4" w:space="0" w:color="auto"/>
              <w:left w:val="nil"/>
              <w:bottom w:val="nil"/>
              <w:right w:val="nil"/>
            </w:tcBorders>
            <w:noWrap/>
            <w:vAlign w:val="bottom"/>
            <w:hideMark/>
            <w:tcPrChange w:id="873" w:author="Silver, Ian" w:date="2026-02-16T11:31:00Z" w16du:dateUtc="2026-02-16T16:31:00Z">
              <w:tcPr>
                <w:tcW w:w="3014" w:type="pct"/>
                <w:gridSpan w:val="5"/>
                <w:tcBorders>
                  <w:top w:val="single" w:sz="4" w:space="0" w:color="auto"/>
                  <w:left w:val="nil"/>
                  <w:bottom w:val="nil"/>
                  <w:right w:val="nil"/>
                </w:tcBorders>
                <w:noWrap/>
                <w:vAlign w:val="bottom"/>
                <w:hideMark/>
              </w:tcPr>
            </w:tcPrChange>
          </w:tcPr>
          <w:p w14:paraId="38056E2B" w14:textId="40C2A6AD" w:rsidR="006F6E3D" w:rsidRPr="00E9723A" w:rsidDel="0080672F" w:rsidRDefault="006F6E3D" w:rsidP="007B3586">
            <w:pPr>
              <w:spacing w:line="240" w:lineRule="auto"/>
              <w:contextualSpacing w:val="0"/>
              <w:jc w:val="center"/>
              <w:rPr>
                <w:del w:id="874" w:author="Silver, Ian" w:date="2026-02-16T11:30:00Z" w16du:dateUtc="2026-02-16T16:30:00Z"/>
                <w:rFonts w:eastAsia="Times New Roman" w:cs="Times New Roman"/>
                <w:color w:val="000000"/>
                <w:sz w:val="22"/>
                <w:szCs w:val="22"/>
              </w:rPr>
            </w:pPr>
            <w:del w:id="875" w:author="Silver, Ian" w:date="2026-02-16T11:30:00Z" w16du:dateUtc="2026-02-16T16:30:00Z">
              <w:r w:rsidRPr="00E9723A" w:rsidDel="0080672F">
                <w:rPr>
                  <w:rFonts w:eastAsia="Times New Roman" w:cs="Times New Roman"/>
                  <w:color w:val="000000"/>
                  <w:sz w:val="22"/>
                  <w:szCs w:val="22"/>
                </w:rPr>
                <w:delText>115,360</w:delText>
              </w:r>
            </w:del>
          </w:p>
        </w:tc>
      </w:tr>
      <w:tr w:rsidR="006F6E3D" w:rsidRPr="00E9723A" w:rsidDel="0080672F" w14:paraId="5E03FC8B" w14:textId="288F5F42" w:rsidTr="0080672F">
        <w:trPr>
          <w:trHeight w:val="144"/>
          <w:del w:id="876" w:author="Silver, Ian" w:date="2026-02-16T11:30:00Z"/>
          <w:trPrChange w:id="877" w:author="Silver, Ian" w:date="2026-02-16T11:31:00Z" w16du:dateUtc="2026-02-16T16:31:00Z">
            <w:trPr>
              <w:trHeight w:val="144"/>
            </w:trPr>
          </w:trPrChange>
        </w:trPr>
        <w:tc>
          <w:tcPr>
            <w:tcW w:w="2584" w:type="pct"/>
            <w:tcBorders>
              <w:top w:val="nil"/>
              <w:left w:val="nil"/>
              <w:bottom w:val="single" w:sz="4" w:space="0" w:color="auto"/>
              <w:right w:val="nil"/>
            </w:tcBorders>
            <w:noWrap/>
            <w:vAlign w:val="bottom"/>
            <w:hideMark/>
            <w:tcPrChange w:id="878" w:author="Silver, Ian" w:date="2026-02-16T11:31:00Z" w16du:dateUtc="2026-02-16T16:31:00Z">
              <w:tcPr>
                <w:tcW w:w="2584" w:type="pct"/>
                <w:tcBorders>
                  <w:top w:val="nil"/>
                  <w:left w:val="nil"/>
                  <w:bottom w:val="single" w:sz="4" w:space="0" w:color="auto"/>
                  <w:right w:val="nil"/>
                </w:tcBorders>
                <w:noWrap/>
                <w:vAlign w:val="bottom"/>
                <w:hideMark/>
              </w:tcPr>
            </w:tcPrChange>
          </w:tcPr>
          <w:p w14:paraId="5AD6AA6A" w14:textId="34AE71CA" w:rsidR="006F6E3D" w:rsidRPr="00E9723A" w:rsidDel="0080672F" w:rsidRDefault="006F6E3D" w:rsidP="007B3586">
            <w:pPr>
              <w:spacing w:line="240" w:lineRule="auto"/>
              <w:contextualSpacing w:val="0"/>
              <w:jc w:val="center"/>
              <w:rPr>
                <w:del w:id="879" w:author="Silver, Ian" w:date="2026-02-16T11:30:00Z" w16du:dateUtc="2026-02-16T16:30:00Z"/>
                <w:rFonts w:eastAsia="Times New Roman" w:cs="Times New Roman"/>
                <w:color w:val="000000"/>
                <w:sz w:val="22"/>
                <w:szCs w:val="22"/>
              </w:rPr>
            </w:pPr>
            <w:del w:id="880" w:author="Silver, Ian" w:date="2026-02-16T11:30:00Z" w16du:dateUtc="2026-02-16T16:30:00Z">
              <w:r w:rsidRPr="00E9723A" w:rsidDel="0080672F">
                <w:rPr>
                  <w:rFonts w:eastAsia="Times New Roman" w:cs="Times New Roman"/>
                  <w:color w:val="000000"/>
                  <w:sz w:val="22"/>
                  <w:szCs w:val="22"/>
                </w:rPr>
                <w:delText>N-Individuals</w:delText>
              </w:r>
            </w:del>
          </w:p>
        </w:tc>
        <w:tc>
          <w:tcPr>
            <w:tcW w:w="2416" w:type="pct"/>
            <w:gridSpan w:val="4"/>
            <w:tcBorders>
              <w:top w:val="nil"/>
              <w:left w:val="nil"/>
              <w:bottom w:val="single" w:sz="4" w:space="0" w:color="auto"/>
              <w:right w:val="nil"/>
            </w:tcBorders>
            <w:noWrap/>
            <w:vAlign w:val="bottom"/>
            <w:hideMark/>
            <w:tcPrChange w:id="881" w:author="Silver, Ian" w:date="2026-02-16T11:31:00Z" w16du:dateUtc="2026-02-16T16:31:00Z">
              <w:tcPr>
                <w:tcW w:w="3014" w:type="pct"/>
                <w:gridSpan w:val="5"/>
                <w:tcBorders>
                  <w:top w:val="nil"/>
                  <w:left w:val="nil"/>
                  <w:bottom w:val="single" w:sz="4" w:space="0" w:color="auto"/>
                  <w:right w:val="nil"/>
                </w:tcBorders>
                <w:noWrap/>
                <w:vAlign w:val="bottom"/>
                <w:hideMark/>
              </w:tcPr>
            </w:tcPrChange>
          </w:tcPr>
          <w:p w14:paraId="78548876" w14:textId="56E84AEE" w:rsidR="006F6E3D" w:rsidRPr="00E9723A" w:rsidDel="0080672F" w:rsidRDefault="006F6E3D" w:rsidP="007B3586">
            <w:pPr>
              <w:spacing w:line="240" w:lineRule="auto"/>
              <w:contextualSpacing w:val="0"/>
              <w:jc w:val="center"/>
              <w:rPr>
                <w:del w:id="882" w:author="Silver, Ian" w:date="2026-02-16T11:30:00Z" w16du:dateUtc="2026-02-16T16:30:00Z"/>
                <w:rFonts w:eastAsia="Times New Roman" w:cs="Times New Roman"/>
                <w:color w:val="000000"/>
                <w:sz w:val="22"/>
                <w:szCs w:val="22"/>
              </w:rPr>
            </w:pPr>
            <w:del w:id="883" w:author="Silver, Ian" w:date="2026-02-16T11:30:00Z" w16du:dateUtc="2026-02-16T16:30:00Z">
              <w:r w:rsidRPr="00E9723A" w:rsidDel="0080672F">
                <w:rPr>
                  <w:rFonts w:eastAsia="Times New Roman" w:cs="Times New Roman"/>
                  <w:color w:val="000000"/>
                  <w:sz w:val="22"/>
                  <w:szCs w:val="22"/>
                </w:rPr>
                <w:delText>8,240</w:delText>
              </w:r>
            </w:del>
          </w:p>
        </w:tc>
      </w:tr>
    </w:tbl>
    <w:p w14:paraId="5903759F" w14:textId="77777777" w:rsidR="006F6E3D" w:rsidRDefault="006F6E3D" w:rsidP="0080672F">
      <w:pPr>
        <w:spacing w:line="240" w:lineRule="auto"/>
        <w:contextualSpacing w:val="0"/>
        <w:rPr>
          <w:ins w:id="884" w:author="Silver, Ian" w:date="2026-02-16T11:31:00Z" w16du:dateUtc="2026-02-16T16:31:00Z"/>
          <w:rFonts w:eastAsia="MS Mincho" w:cs="Arial"/>
          <w:bCs/>
        </w:rPr>
      </w:pPr>
      <w:bookmarkStart w:id="885" w:name="_Hlk222299851"/>
      <w:bookmarkEnd w:id="343"/>
    </w:p>
    <w:tbl>
      <w:tblPr>
        <w:tblW w:w="5000" w:type="pct"/>
        <w:tblCellMar>
          <w:left w:w="0" w:type="dxa"/>
          <w:right w:w="0" w:type="dxa"/>
        </w:tblCellMar>
        <w:tblLook w:val="04A0" w:firstRow="1" w:lastRow="0" w:firstColumn="1" w:lastColumn="0" w:noHBand="0" w:noVBand="1"/>
        <w:tblPrChange w:id="886" w:author="Silver, Ian" w:date="2026-02-16T11:32:00Z" w16du:dateUtc="2026-02-16T16:32:00Z">
          <w:tblPr>
            <w:tblW w:w="5000" w:type="pct"/>
            <w:tblCellMar>
              <w:left w:w="0" w:type="dxa"/>
              <w:right w:w="0" w:type="dxa"/>
            </w:tblCellMar>
            <w:tblLook w:val="04A0" w:firstRow="1" w:lastRow="0" w:firstColumn="1" w:lastColumn="0" w:noHBand="0" w:noVBand="1"/>
          </w:tblPr>
        </w:tblPrChange>
      </w:tblPr>
      <w:tblGrid>
        <w:gridCol w:w="4232"/>
        <w:gridCol w:w="1282"/>
        <w:gridCol w:w="1282"/>
        <w:gridCol w:w="1282"/>
        <w:gridCol w:w="1282"/>
        <w:tblGridChange w:id="887">
          <w:tblGrid>
            <w:gridCol w:w="4232"/>
            <w:gridCol w:w="2286"/>
            <w:gridCol w:w="790"/>
            <w:gridCol w:w="790"/>
            <w:gridCol w:w="618"/>
            <w:gridCol w:w="644"/>
          </w:tblGrid>
        </w:tblGridChange>
      </w:tblGrid>
      <w:tr w:rsidR="0080672F" w:rsidRPr="0080672F" w14:paraId="7A01D4D8" w14:textId="77777777" w:rsidTr="0080672F">
        <w:trPr>
          <w:trHeight w:val="20"/>
          <w:ins w:id="888" w:author="Silver, Ian" w:date="2026-02-16T11:31:00Z"/>
          <w:trPrChange w:id="889" w:author="Silver, Ian" w:date="2026-02-16T11:32:00Z" w16du:dateUtc="2026-02-16T16:32:00Z">
            <w:trPr>
              <w:trHeight w:val="294"/>
            </w:trPr>
          </w:trPrChange>
        </w:trPr>
        <w:tc>
          <w:tcPr>
            <w:tcW w:w="5000" w:type="pct"/>
            <w:gridSpan w:val="5"/>
            <w:tcBorders>
              <w:top w:val="nil"/>
              <w:left w:val="nil"/>
              <w:bottom w:val="single" w:sz="8" w:space="0" w:color="auto"/>
              <w:right w:val="nil"/>
            </w:tcBorders>
            <w:shd w:val="clear" w:color="auto" w:fill="auto"/>
            <w:noWrap/>
            <w:vAlign w:val="center"/>
            <w:hideMark/>
            <w:tcPrChange w:id="890" w:author="Silver, Ian" w:date="2026-02-16T11:32:00Z" w16du:dateUtc="2026-02-16T16:32:00Z">
              <w:tcPr>
                <w:tcW w:w="5000" w:type="pct"/>
                <w:gridSpan w:val="6"/>
                <w:tcBorders>
                  <w:top w:val="nil"/>
                  <w:left w:val="nil"/>
                  <w:bottom w:val="single" w:sz="8" w:space="0" w:color="auto"/>
                  <w:right w:val="nil"/>
                </w:tcBorders>
                <w:shd w:val="clear" w:color="auto" w:fill="auto"/>
                <w:noWrap/>
                <w:vAlign w:val="center"/>
                <w:hideMark/>
              </w:tcPr>
            </w:tcPrChange>
          </w:tcPr>
          <w:p w14:paraId="3495DE32" w14:textId="1DAACBDC" w:rsidR="0080672F" w:rsidRPr="0080672F" w:rsidRDefault="0080672F" w:rsidP="0080672F">
            <w:pPr>
              <w:spacing w:line="240" w:lineRule="auto"/>
              <w:contextualSpacing w:val="0"/>
              <w:rPr>
                <w:ins w:id="891" w:author="Silver, Ian" w:date="2026-02-16T11:31:00Z" w16du:dateUtc="2026-02-16T16:31:00Z"/>
                <w:rFonts w:eastAsia="Times New Roman" w:cs="Times New Roman"/>
                <w:b/>
                <w:bCs/>
                <w:color w:val="000000"/>
                <w:sz w:val="22"/>
                <w:szCs w:val="22"/>
              </w:rPr>
            </w:pPr>
            <w:bookmarkStart w:id="892" w:name="RANGE!A1"/>
            <w:bookmarkStart w:id="893" w:name="_Hlk222298367"/>
            <w:ins w:id="894" w:author="Silver, Ian" w:date="2026-02-16T11:31:00Z" w16du:dateUtc="2026-02-16T16:31:00Z">
              <w:r w:rsidRPr="0080672F">
                <w:rPr>
                  <w:rFonts w:eastAsia="Times New Roman" w:cs="Times New Roman"/>
                  <w:b/>
                  <w:bCs/>
                  <w:color w:val="000000"/>
                  <w:sz w:val="22"/>
                  <w:szCs w:val="22"/>
                </w:rPr>
                <w:t xml:space="preserve">Table 1: Descriptive Statistics for </w:t>
              </w:r>
            </w:ins>
            <w:ins w:id="895" w:author="Silver, Ian" w:date="2026-02-18T11:53:00Z" w16du:dateUtc="2026-02-18T16:53:00Z">
              <w:r w:rsidR="00B81AE5">
                <w:rPr>
                  <w:rFonts w:eastAsia="Times New Roman" w:cs="Times New Roman"/>
                  <w:b/>
                  <w:bCs/>
                  <w:color w:val="000000"/>
                  <w:sz w:val="22"/>
                  <w:szCs w:val="22"/>
                </w:rPr>
                <w:t xml:space="preserve">the </w:t>
              </w:r>
            </w:ins>
            <w:ins w:id="896" w:author="Silver, Ian" w:date="2026-02-16T11:31:00Z" w16du:dateUtc="2026-02-16T16:31:00Z">
              <w:r w:rsidRPr="0080672F">
                <w:rPr>
                  <w:rFonts w:eastAsia="Times New Roman" w:cs="Times New Roman"/>
                  <w:b/>
                  <w:bCs/>
                  <w:color w:val="000000"/>
                  <w:sz w:val="22"/>
                  <w:szCs w:val="22"/>
                </w:rPr>
                <w:t>Analytical Sample</w:t>
              </w:r>
            </w:ins>
            <w:bookmarkEnd w:id="892"/>
            <w:ins w:id="897" w:author="Silver, Ian" w:date="2026-02-18T11:53:00Z" w16du:dateUtc="2026-02-18T16:53:00Z">
              <w:r w:rsidR="00B81AE5">
                <w:rPr>
                  <w:rFonts w:eastAsia="Times New Roman" w:cs="Times New Roman"/>
                  <w:b/>
                  <w:bCs/>
                  <w:color w:val="000000"/>
                  <w:sz w:val="22"/>
                  <w:szCs w:val="22"/>
                </w:rPr>
                <w:t xml:space="preserve"> (Multiple Observations per-Individual).</w:t>
              </w:r>
            </w:ins>
          </w:p>
        </w:tc>
      </w:tr>
      <w:tr w:rsidR="0080672F" w:rsidRPr="0080672F" w14:paraId="586C12E1" w14:textId="77777777" w:rsidTr="0080672F">
        <w:trPr>
          <w:trHeight w:val="20"/>
          <w:ins w:id="898" w:author="Silver, Ian" w:date="2026-02-16T11:31:00Z"/>
          <w:trPrChange w:id="899" w:author="Silver, Ian" w:date="2026-02-16T11:32:00Z" w16du:dateUtc="2026-02-16T16:32:00Z">
            <w:trPr>
              <w:trHeight w:val="294"/>
            </w:trPr>
          </w:trPrChange>
        </w:trPr>
        <w:tc>
          <w:tcPr>
            <w:tcW w:w="2260" w:type="pct"/>
            <w:tcBorders>
              <w:top w:val="nil"/>
              <w:left w:val="nil"/>
              <w:bottom w:val="nil"/>
              <w:right w:val="nil"/>
            </w:tcBorders>
            <w:shd w:val="clear" w:color="auto" w:fill="auto"/>
            <w:noWrap/>
            <w:vAlign w:val="bottom"/>
            <w:hideMark/>
            <w:tcPrChange w:id="900" w:author="Silver, Ian" w:date="2026-02-16T11:32:00Z" w16du:dateUtc="2026-02-16T16:32:00Z">
              <w:tcPr>
                <w:tcW w:w="3482" w:type="pct"/>
                <w:gridSpan w:val="2"/>
                <w:tcBorders>
                  <w:top w:val="nil"/>
                  <w:left w:val="nil"/>
                  <w:bottom w:val="nil"/>
                  <w:right w:val="nil"/>
                </w:tcBorders>
                <w:shd w:val="clear" w:color="auto" w:fill="auto"/>
                <w:noWrap/>
                <w:vAlign w:val="bottom"/>
                <w:hideMark/>
              </w:tcPr>
            </w:tcPrChange>
          </w:tcPr>
          <w:p w14:paraId="05A80E56" w14:textId="77777777" w:rsidR="0080672F" w:rsidRPr="0080672F" w:rsidRDefault="0080672F" w:rsidP="0080672F">
            <w:pPr>
              <w:spacing w:line="240" w:lineRule="auto"/>
              <w:contextualSpacing w:val="0"/>
              <w:rPr>
                <w:ins w:id="901" w:author="Silver, Ian" w:date="2026-02-16T11:31:00Z" w16du:dateUtc="2026-02-16T16:31:00Z"/>
                <w:rFonts w:eastAsia="Times New Roman" w:cs="Times New Roman"/>
                <w:b/>
                <w:bCs/>
                <w:color w:val="000000"/>
                <w:sz w:val="22"/>
                <w:szCs w:val="22"/>
              </w:rPr>
            </w:pPr>
          </w:p>
        </w:tc>
        <w:tc>
          <w:tcPr>
            <w:tcW w:w="685" w:type="pct"/>
            <w:tcBorders>
              <w:top w:val="nil"/>
              <w:left w:val="nil"/>
              <w:bottom w:val="single" w:sz="8" w:space="0" w:color="auto"/>
              <w:right w:val="nil"/>
            </w:tcBorders>
            <w:shd w:val="clear" w:color="auto" w:fill="auto"/>
            <w:noWrap/>
            <w:vAlign w:val="center"/>
            <w:hideMark/>
            <w:tcPrChange w:id="902" w:author="Silver, Ian" w:date="2026-02-16T11:32:00Z" w16du:dateUtc="2026-02-16T16:32:00Z">
              <w:tcPr>
                <w:tcW w:w="422" w:type="pct"/>
                <w:tcBorders>
                  <w:top w:val="nil"/>
                  <w:left w:val="nil"/>
                  <w:bottom w:val="single" w:sz="8" w:space="0" w:color="auto"/>
                  <w:right w:val="nil"/>
                </w:tcBorders>
                <w:shd w:val="clear" w:color="auto" w:fill="auto"/>
                <w:noWrap/>
                <w:vAlign w:val="center"/>
                <w:hideMark/>
              </w:tcPr>
            </w:tcPrChange>
          </w:tcPr>
          <w:p w14:paraId="1B3A9A70" w14:textId="77777777" w:rsidR="0080672F" w:rsidRPr="0080672F" w:rsidRDefault="0080672F" w:rsidP="0080672F">
            <w:pPr>
              <w:spacing w:line="240" w:lineRule="auto"/>
              <w:contextualSpacing w:val="0"/>
              <w:jc w:val="center"/>
              <w:rPr>
                <w:ins w:id="903" w:author="Silver, Ian" w:date="2026-02-16T11:31:00Z" w16du:dateUtc="2026-02-16T16:31:00Z"/>
                <w:rFonts w:eastAsia="Times New Roman" w:cs="Times New Roman"/>
                <w:color w:val="000000"/>
                <w:sz w:val="22"/>
                <w:szCs w:val="22"/>
              </w:rPr>
            </w:pPr>
            <w:ins w:id="904" w:author="Silver, Ian" w:date="2026-02-16T11:31:00Z" w16du:dateUtc="2026-02-16T16:31:00Z">
              <w:r w:rsidRPr="0080672F">
                <w:rPr>
                  <w:rFonts w:eastAsia="Times New Roman" w:cs="Times New Roman"/>
                  <w:color w:val="000000"/>
                  <w:sz w:val="22"/>
                  <w:szCs w:val="22"/>
                </w:rPr>
                <w:t>Mean</w:t>
              </w:r>
            </w:ins>
          </w:p>
        </w:tc>
        <w:tc>
          <w:tcPr>
            <w:tcW w:w="685" w:type="pct"/>
            <w:tcBorders>
              <w:top w:val="nil"/>
              <w:left w:val="nil"/>
              <w:bottom w:val="single" w:sz="8" w:space="0" w:color="auto"/>
              <w:right w:val="nil"/>
            </w:tcBorders>
            <w:shd w:val="clear" w:color="auto" w:fill="auto"/>
            <w:noWrap/>
            <w:vAlign w:val="center"/>
            <w:hideMark/>
            <w:tcPrChange w:id="905" w:author="Silver, Ian" w:date="2026-02-16T11:32:00Z" w16du:dateUtc="2026-02-16T16:32:00Z">
              <w:tcPr>
                <w:tcW w:w="422" w:type="pct"/>
                <w:tcBorders>
                  <w:top w:val="nil"/>
                  <w:left w:val="nil"/>
                  <w:bottom w:val="single" w:sz="8" w:space="0" w:color="auto"/>
                  <w:right w:val="nil"/>
                </w:tcBorders>
                <w:shd w:val="clear" w:color="auto" w:fill="auto"/>
                <w:noWrap/>
                <w:vAlign w:val="center"/>
                <w:hideMark/>
              </w:tcPr>
            </w:tcPrChange>
          </w:tcPr>
          <w:p w14:paraId="32438012" w14:textId="77777777" w:rsidR="0080672F" w:rsidRPr="0080672F" w:rsidRDefault="0080672F" w:rsidP="0080672F">
            <w:pPr>
              <w:spacing w:line="240" w:lineRule="auto"/>
              <w:contextualSpacing w:val="0"/>
              <w:jc w:val="center"/>
              <w:rPr>
                <w:ins w:id="906" w:author="Silver, Ian" w:date="2026-02-16T11:31:00Z" w16du:dateUtc="2026-02-16T16:31:00Z"/>
                <w:rFonts w:eastAsia="Times New Roman" w:cs="Times New Roman"/>
                <w:color w:val="000000"/>
                <w:sz w:val="22"/>
                <w:szCs w:val="22"/>
              </w:rPr>
            </w:pPr>
            <w:ins w:id="907" w:author="Silver, Ian" w:date="2026-02-16T11:31:00Z" w16du:dateUtc="2026-02-16T16:31:00Z">
              <w:r w:rsidRPr="0080672F">
                <w:rPr>
                  <w:rFonts w:eastAsia="Times New Roman" w:cs="Times New Roman"/>
                  <w:color w:val="000000"/>
                  <w:sz w:val="22"/>
                  <w:szCs w:val="22"/>
                </w:rPr>
                <w:t>SD</w:t>
              </w:r>
            </w:ins>
          </w:p>
        </w:tc>
        <w:tc>
          <w:tcPr>
            <w:tcW w:w="685" w:type="pct"/>
            <w:tcBorders>
              <w:top w:val="nil"/>
              <w:left w:val="nil"/>
              <w:bottom w:val="single" w:sz="8" w:space="0" w:color="auto"/>
              <w:right w:val="nil"/>
            </w:tcBorders>
            <w:shd w:val="clear" w:color="auto" w:fill="auto"/>
            <w:noWrap/>
            <w:vAlign w:val="center"/>
            <w:hideMark/>
            <w:tcPrChange w:id="908" w:author="Silver, Ian" w:date="2026-02-16T11:32:00Z" w16du:dateUtc="2026-02-16T16:32:00Z">
              <w:tcPr>
                <w:tcW w:w="330" w:type="pct"/>
                <w:tcBorders>
                  <w:top w:val="nil"/>
                  <w:left w:val="nil"/>
                  <w:bottom w:val="single" w:sz="8" w:space="0" w:color="auto"/>
                  <w:right w:val="nil"/>
                </w:tcBorders>
                <w:shd w:val="clear" w:color="auto" w:fill="auto"/>
                <w:noWrap/>
                <w:vAlign w:val="center"/>
                <w:hideMark/>
              </w:tcPr>
            </w:tcPrChange>
          </w:tcPr>
          <w:p w14:paraId="62951405" w14:textId="77777777" w:rsidR="0080672F" w:rsidRPr="0080672F" w:rsidRDefault="0080672F" w:rsidP="0080672F">
            <w:pPr>
              <w:spacing w:line="240" w:lineRule="auto"/>
              <w:contextualSpacing w:val="0"/>
              <w:jc w:val="center"/>
              <w:rPr>
                <w:ins w:id="909" w:author="Silver, Ian" w:date="2026-02-16T11:31:00Z" w16du:dateUtc="2026-02-16T16:31:00Z"/>
                <w:rFonts w:eastAsia="Times New Roman" w:cs="Times New Roman"/>
                <w:color w:val="000000"/>
                <w:sz w:val="22"/>
                <w:szCs w:val="22"/>
              </w:rPr>
            </w:pPr>
            <w:ins w:id="910" w:author="Silver, Ian" w:date="2026-02-16T11:31:00Z" w16du:dateUtc="2026-02-16T16:31:00Z">
              <w:r w:rsidRPr="0080672F">
                <w:rPr>
                  <w:rFonts w:eastAsia="Times New Roman" w:cs="Times New Roman"/>
                  <w:color w:val="000000"/>
                  <w:sz w:val="22"/>
                  <w:szCs w:val="22"/>
                </w:rPr>
                <w:t>Min</w:t>
              </w:r>
            </w:ins>
          </w:p>
        </w:tc>
        <w:tc>
          <w:tcPr>
            <w:tcW w:w="685" w:type="pct"/>
            <w:tcBorders>
              <w:top w:val="nil"/>
              <w:left w:val="nil"/>
              <w:bottom w:val="single" w:sz="8" w:space="0" w:color="auto"/>
              <w:right w:val="nil"/>
            </w:tcBorders>
            <w:shd w:val="clear" w:color="auto" w:fill="auto"/>
            <w:noWrap/>
            <w:vAlign w:val="center"/>
            <w:hideMark/>
            <w:tcPrChange w:id="911" w:author="Silver, Ian" w:date="2026-02-16T11:32:00Z" w16du:dateUtc="2026-02-16T16:32:00Z">
              <w:tcPr>
                <w:tcW w:w="345" w:type="pct"/>
                <w:tcBorders>
                  <w:top w:val="nil"/>
                  <w:left w:val="nil"/>
                  <w:bottom w:val="single" w:sz="8" w:space="0" w:color="auto"/>
                  <w:right w:val="nil"/>
                </w:tcBorders>
                <w:shd w:val="clear" w:color="auto" w:fill="auto"/>
                <w:noWrap/>
                <w:vAlign w:val="center"/>
                <w:hideMark/>
              </w:tcPr>
            </w:tcPrChange>
          </w:tcPr>
          <w:p w14:paraId="0C2DE9B9" w14:textId="77777777" w:rsidR="0080672F" w:rsidRPr="0080672F" w:rsidRDefault="0080672F" w:rsidP="0080672F">
            <w:pPr>
              <w:spacing w:line="240" w:lineRule="auto"/>
              <w:contextualSpacing w:val="0"/>
              <w:jc w:val="center"/>
              <w:rPr>
                <w:ins w:id="912" w:author="Silver, Ian" w:date="2026-02-16T11:31:00Z" w16du:dateUtc="2026-02-16T16:31:00Z"/>
                <w:rFonts w:eastAsia="Times New Roman" w:cs="Times New Roman"/>
                <w:color w:val="000000"/>
                <w:sz w:val="22"/>
                <w:szCs w:val="22"/>
              </w:rPr>
            </w:pPr>
            <w:ins w:id="913" w:author="Silver, Ian" w:date="2026-02-16T11:31:00Z" w16du:dateUtc="2026-02-16T16:31:00Z">
              <w:r w:rsidRPr="0080672F">
                <w:rPr>
                  <w:rFonts w:eastAsia="Times New Roman" w:cs="Times New Roman"/>
                  <w:color w:val="000000"/>
                  <w:sz w:val="22"/>
                  <w:szCs w:val="22"/>
                </w:rPr>
                <w:t>Max</w:t>
              </w:r>
            </w:ins>
          </w:p>
        </w:tc>
      </w:tr>
      <w:tr w:rsidR="0080672F" w:rsidRPr="0080672F" w14:paraId="71F8D4AD" w14:textId="77777777" w:rsidTr="0080672F">
        <w:trPr>
          <w:trHeight w:val="20"/>
          <w:ins w:id="914" w:author="Silver, Ian" w:date="2026-02-16T11:31:00Z"/>
          <w:trPrChange w:id="915"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916"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451D362D" w14:textId="77777777" w:rsidR="0080672F" w:rsidRPr="0080672F" w:rsidRDefault="0080672F" w:rsidP="0080672F">
            <w:pPr>
              <w:spacing w:line="240" w:lineRule="auto"/>
              <w:contextualSpacing w:val="0"/>
              <w:rPr>
                <w:ins w:id="917" w:author="Silver, Ian" w:date="2026-02-16T11:31:00Z" w16du:dateUtc="2026-02-16T16:31:00Z"/>
                <w:rFonts w:eastAsia="Times New Roman" w:cs="Times New Roman"/>
                <w:b/>
                <w:bCs/>
                <w:i/>
                <w:iCs/>
                <w:color w:val="000000"/>
                <w:sz w:val="22"/>
                <w:szCs w:val="22"/>
              </w:rPr>
            </w:pPr>
            <w:ins w:id="918" w:author="Silver, Ian" w:date="2026-02-16T11:31:00Z" w16du:dateUtc="2026-02-16T16:31:00Z">
              <w:r w:rsidRPr="0080672F">
                <w:rPr>
                  <w:rFonts w:eastAsia="Times New Roman" w:cs="Times New Roman"/>
                  <w:b/>
                  <w:bCs/>
                  <w:i/>
                  <w:iCs/>
                  <w:color w:val="000000"/>
                  <w:sz w:val="22"/>
                  <w:szCs w:val="22"/>
                </w:rPr>
                <w:t>Dependent Variable</w:t>
              </w:r>
            </w:ins>
          </w:p>
        </w:tc>
        <w:tc>
          <w:tcPr>
            <w:tcW w:w="685" w:type="pct"/>
            <w:tcBorders>
              <w:top w:val="nil"/>
              <w:left w:val="nil"/>
              <w:bottom w:val="nil"/>
              <w:right w:val="nil"/>
            </w:tcBorders>
            <w:shd w:val="clear" w:color="auto" w:fill="auto"/>
            <w:noWrap/>
            <w:vAlign w:val="bottom"/>
            <w:hideMark/>
            <w:tcPrChange w:id="919"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0CB44088" w14:textId="77777777" w:rsidR="0080672F" w:rsidRPr="0080672F" w:rsidRDefault="0080672F" w:rsidP="0080672F">
            <w:pPr>
              <w:spacing w:line="240" w:lineRule="auto"/>
              <w:contextualSpacing w:val="0"/>
              <w:rPr>
                <w:ins w:id="920" w:author="Silver, Ian" w:date="2026-02-16T11:31:00Z" w16du:dateUtc="2026-02-16T16:31:00Z"/>
                <w:rFonts w:eastAsia="Times New Roman" w:cs="Times New Roman"/>
                <w:b/>
                <w:bCs/>
                <w:i/>
                <w:iCs/>
                <w:color w:val="000000"/>
                <w:sz w:val="22"/>
                <w:szCs w:val="22"/>
              </w:rPr>
            </w:pPr>
          </w:p>
        </w:tc>
        <w:tc>
          <w:tcPr>
            <w:tcW w:w="685" w:type="pct"/>
            <w:tcBorders>
              <w:top w:val="nil"/>
              <w:left w:val="nil"/>
              <w:bottom w:val="nil"/>
              <w:right w:val="nil"/>
            </w:tcBorders>
            <w:shd w:val="clear" w:color="auto" w:fill="auto"/>
            <w:noWrap/>
            <w:vAlign w:val="bottom"/>
            <w:hideMark/>
            <w:tcPrChange w:id="921"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7A1C4F42" w14:textId="77777777" w:rsidR="0080672F" w:rsidRPr="0080672F" w:rsidRDefault="0080672F" w:rsidP="0080672F">
            <w:pPr>
              <w:spacing w:line="240" w:lineRule="auto"/>
              <w:contextualSpacing w:val="0"/>
              <w:jc w:val="center"/>
              <w:rPr>
                <w:ins w:id="922" w:author="Silver, Ian" w:date="2026-02-16T11:31:00Z" w16du:dateUtc="2026-02-16T16:31:00Z"/>
                <w:rFonts w:eastAsia="Times New Roman" w:cs="Times New Roman"/>
                <w:sz w:val="22"/>
                <w:szCs w:val="22"/>
                <w:rPrChange w:id="923" w:author="Silver, Ian" w:date="2026-02-16T11:32:00Z" w16du:dateUtc="2026-02-16T16:32:00Z">
                  <w:rPr>
                    <w:ins w:id="924" w:author="Silver, Ian" w:date="2026-02-16T11:31:00Z" w16du:dateUtc="2026-02-16T16:31:00Z"/>
                    <w:rFonts w:eastAsia="Times New Roman" w:cs="Times New Roman"/>
                    <w:sz w:val="20"/>
                    <w:szCs w:val="20"/>
                  </w:rPr>
                </w:rPrChange>
              </w:rPr>
            </w:pPr>
          </w:p>
        </w:tc>
        <w:tc>
          <w:tcPr>
            <w:tcW w:w="685" w:type="pct"/>
            <w:tcBorders>
              <w:top w:val="nil"/>
              <w:left w:val="nil"/>
              <w:bottom w:val="nil"/>
              <w:right w:val="nil"/>
            </w:tcBorders>
            <w:shd w:val="clear" w:color="auto" w:fill="auto"/>
            <w:noWrap/>
            <w:vAlign w:val="bottom"/>
            <w:hideMark/>
            <w:tcPrChange w:id="925" w:author="Silver, Ian" w:date="2026-02-16T11:32:00Z" w16du:dateUtc="2026-02-16T16:32:00Z">
              <w:tcPr>
                <w:tcW w:w="330" w:type="pct"/>
                <w:tcBorders>
                  <w:top w:val="nil"/>
                  <w:left w:val="nil"/>
                  <w:bottom w:val="nil"/>
                  <w:right w:val="nil"/>
                </w:tcBorders>
                <w:shd w:val="clear" w:color="auto" w:fill="auto"/>
                <w:noWrap/>
                <w:vAlign w:val="bottom"/>
                <w:hideMark/>
              </w:tcPr>
            </w:tcPrChange>
          </w:tcPr>
          <w:p w14:paraId="2B199D79" w14:textId="77777777" w:rsidR="0080672F" w:rsidRPr="0080672F" w:rsidRDefault="0080672F" w:rsidP="0080672F">
            <w:pPr>
              <w:spacing w:line="240" w:lineRule="auto"/>
              <w:contextualSpacing w:val="0"/>
              <w:jc w:val="center"/>
              <w:rPr>
                <w:ins w:id="926" w:author="Silver, Ian" w:date="2026-02-16T11:31:00Z" w16du:dateUtc="2026-02-16T16:31:00Z"/>
                <w:rFonts w:eastAsia="Times New Roman" w:cs="Times New Roman"/>
                <w:sz w:val="22"/>
                <w:szCs w:val="22"/>
                <w:rPrChange w:id="927" w:author="Silver, Ian" w:date="2026-02-16T11:32:00Z" w16du:dateUtc="2026-02-16T16:32:00Z">
                  <w:rPr>
                    <w:ins w:id="928" w:author="Silver, Ian" w:date="2026-02-16T11:31:00Z" w16du:dateUtc="2026-02-16T16:31:00Z"/>
                    <w:rFonts w:eastAsia="Times New Roman" w:cs="Times New Roman"/>
                    <w:sz w:val="20"/>
                    <w:szCs w:val="20"/>
                  </w:rPr>
                </w:rPrChange>
              </w:rPr>
            </w:pPr>
          </w:p>
        </w:tc>
        <w:tc>
          <w:tcPr>
            <w:tcW w:w="685" w:type="pct"/>
            <w:tcBorders>
              <w:top w:val="nil"/>
              <w:left w:val="nil"/>
              <w:bottom w:val="nil"/>
              <w:right w:val="nil"/>
            </w:tcBorders>
            <w:shd w:val="clear" w:color="auto" w:fill="auto"/>
            <w:noWrap/>
            <w:vAlign w:val="bottom"/>
            <w:hideMark/>
            <w:tcPrChange w:id="929" w:author="Silver, Ian" w:date="2026-02-16T11:32:00Z" w16du:dateUtc="2026-02-16T16:32:00Z">
              <w:tcPr>
                <w:tcW w:w="345" w:type="pct"/>
                <w:tcBorders>
                  <w:top w:val="nil"/>
                  <w:left w:val="nil"/>
                  <w:bottom w:val="nil"/>
                  <w:right w:val="nil"/>
                </w:tcBorders>
                <w:shd w:val="clear" w:color="auto" w:fill="auto"/>
                <w:noWrap/>
                <w:vAlign w:val="bottom"/>
                <w:hideMark/>
              </w:tcPr>
            </w:tcPrChange>
          </w:tcPr>
          <w:p w14:paraId="10BB0699" w14:textId="77777777" w:rsidR="0080672F" w:rsidRPr="0080672F" w:rsidRDefault="0080672F" w:rsidP="0080672F">
            <w:pPr>
              <w:spacing w:line="240" w:lineRule="auto"/>
              <w:contextualSpacing w:val="0"/>
              <w:jc w:val="center"/>
              <w:rPr>
                <w:ins w:id="930" w:author="Silver, Ian" w:date="2026-02-16T11:31:00Z" w16du:dateUtc="2026-02-16T16:31:00Z"/>
                <w:rFonts w:eastAsia="Times New Roman" w:cs="Times New Roman"/>
                <w:sz w:val="22"/>
                <w:szCs w:val="22"/>
                <w:rPrChange w:id="931" w:author="Silver, Ian" w:date="2026-02-16T11:32:00Z" w16du:dateUtc="2026-02-16T16:32:00Z">
                  <w:rPr>
                    <w:ins w:id="932" w:author="Silver, Ian" w:date="2026-02-16T11:31:00Z" w16du:dateUtc="2026-02-16T16:31:00Z"/>
                    <w:rFonts w:eastAsia="Times New Roman" w:cs="Times New Roman"/>
                    <w:sz w:val="20"/>
                    <w:szCs w:val="20"/>
                  </w:rPr>
                </w:rPrChange>
              </w:rPr>
            </w:pPr>
          </w:p>
        </w:tc>
      </w:tr>
      <w:tr w:rsidR="0080672F" w:rsidRPr="0080672F" w14:paraId="1527E3F2" w14:textId="77777777" w:rsidTr="0080672F">
        <w:trPr>
          <w:trHeight w:val="20"/>
          <w:ins w:id="933" w:author="Silver, Ian" w:date="2026-02-16T11:31:00Z"/>
          <w:trPrChange w:id="934"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935"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7203DA6B" w14:textId="77777777" w:rsidR="0080672F" w:rsidRPr="0080672F" w:rsidRDefault="0080672F" w:rsidP="0080672F">
            <w:pPr>
              <w:spacing w:line="240" w:lineRule="auto"/>
              <w:ind w:firstLineChars="100" w:firstLine="220"/>
              <w:contextualSpacing w:val="0"/>
              <w:rPr>
                <w:ins w:id="936" w:author="Silver, Ian" w:date="2026-02-16T11:31:00Z" w16du:dateUtc="2026-02-16T16:31:00Z"/>
                <w:rFonts w:eastAsia="Times New Roman" w:cs="Times New Roman"/>
                <w:color w:val="000000"/>
                <w:sz w:val="22"/>
                <w:szCs w:val="22"/>
              </w:rPr>
            </w:pPr>
            <w:ins w:id="937" w:author="Silver, Ian" w:date="2026-02-16T11:31:00Z" w16du:dateUtc="2026-02-16T16:31:00Z">
              <w:r w:rsidRPr="0080672F">
                <w:rPr>
                  <w:rFonts w:eastAsia="Times New Roman" w:cs="Times New Roman"/>
                  <w:color w:val="000000"/>
                  <w:sz w:val="22"/>
                  <w:szCs w:val="22"/>
                </w:rPr>
                <w:t>No Health Insurance (2003-2021)</w:t>
              </w:r>
            </w:ins>
          </w:p>
        </w:tc>
        <w:tc>
          <w:tcPr>
            <w:tcW w:w="685" w:type="pct"/>
            <w:tcBorders>
              <w:top w:val="nil"/>
              <w:left w:val="nil"/>
              <w:bottom w:val="nil"/>
              <w:right w:val="nil"/>
            </w:tcBorders>
            <w:shd w:val="clear" w:color="auto" w:fill="auto"/>
            <w:noWrap/>
            <w:vAlign w:val="bottom"/>
            <w:hideMark/>
            <w:tcPrChange w:id="938"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18DF3887" w14:textId="77777777" w:rsidR="0080672F" w:rsidRPr="0080672F" w:rsidRDefault="0080672F" w:rsidP="0080672F">
            <w:pPr>
              <w:spacing w:line="240" w:lineRule="auto"/>
              <w:contextualSpacing w:val="0"/>
              <w:jc w:val="center"/>
              <w:rPr>
                <w:ins w:id="939" w:author="Silver, Ian" w:date="2026-02-16T11:31:00Z" w16du:dateUtc="2026-02-16T16:31:00Z"/>
                <w:rFonts w:eastAsia="Times New Roman" w:cs="Times New Roman"/>
                <w:color w:val="000000"/>
                <w:sz w:val="22"/>
                <w:szCs w:val="22"/>
                <w:rPrChange w:id="940" w:author="Silver, Ian" w:date="2026-02-16T11:32:00Z" w16du:dateUtc="2026-02-16T16:32:00Z">
                  <w:rPr>
                    <w:ins w:id="941" w:author="Silver, Ian" w:date="2026-02-16T11:31:00Z" w16du:dateUtc="2026-02-16T16:31:00Z"/>
                    <w:rFonts w:ascii="Aptos Narrow" w:eastAsia="Times New Roman" w:hAnsi="Aptos Narrow" w:cs="Times New Roman"/>
                    <w:color w:val="000000"/>
                    <w:sz w:val="22"/>
                    <w:szCs w:val="22"/>
                  </w:rPr>
                </w:rPrChange>
              </w:rPr>
            </w:pPr>
            <w:ins w:id="942" w:author="Silver, Ian" w:date="2026-02-16T11:31:00Z" w16du:dateUtc="2026-02-16T16:31:00Z">
              <w:r w:rsidRPr="0080672F">
                <w:rPr>
                  <w:rFonts w:eastAsia="Times New Roman" w:cs="Times New Roman"/>
                  <w:color w:val="000000"/>
                  <w:sz w:val="22"/>
                  <w:szCs w:val="22"/>
                  <w:rPrChange w:id="943" w:author="Silver, Ian" w:date="2026-02-16T11:32:00Z" w16du:dateUtc="2026-02-16T16:32:00Z">
                    <w:rPr>
                      <w:rFonts w:ascii="Aptos Narrow" w:eastAsia="Times New Roman" w:hAnsi="Aptos Narrow" w:cs="Times New Roman"/>
                      <w:color w:val="000000"/>
                      <w:sz w:val="22"/>
                      <w:szCs w:val="22"/>
                    </w:rPr>
                  </w:rPrChange>
                </w:rPr>
                <w:t>0.28</w:t>
              </w:r>
            </w:ins>
          </w:p>
        </w:tc>
        <w:tc>
          <w:tcPr>
            <w:tcW w:w="685" w:type="pct"/>
            <w:tcBorders>
              <w:top w:val="nil"/>
              <w:left w:val="nil"/>
              <w:bottom w:val="nil"/>
              <w:right w:val="nil"/>
            </w:tcBorders>
            <w:shd w:val="clear" w:color="auto" w:fill="auto"/>
            <w:noWrap/>
            <w:vAlign w:val="center"/>
            <w:hideMark/>
            <w:tcPrChange w:id="944"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46885E0C" w14:textId="77777777" w:rsidR="0080672F" w:rsidRPr="0080672F" w:rsidRDefault="0080672F" w:rsidP="0080672F">
            <w:pPr>
              <w:spacing w:line="240" w:lineRule="auto"/>
              <w:contextualSpacing w:val="0"/>
              <w:jc w:val="center"/>
              <w:rPr>
                <w:ins w:id="945" w:author="Silver, Ian" w:date="2026-02-16T11:31:00Z" w16du:dateUtc="2026-02-16T16:31:00Z"/>
                <w:rFonts w:eastAsia="Times New Roman" w:cs="Times New Roman"/>
                <w:color w:val="000000"/>
                <w:sz w:val="22"/>
                <w:szCs w:val="22"/>
              </w:rPr>
            </w:pPr>
            <w:ins w:id="946" w:author="Silver, Ian" w:date="2026-02-16T11:31:00Z" w16du:dateUtc="2026-02-16T16:31:00Z">
              <w:r w:rsidRPr="0080672F">
                <w:rPr>
                  <w:rFonts w:eastAsia="Times New Roman" w:cs="Times New Roman"/>
                  <w:color w:val="000000"/>
                  <w:sz w:val="22"/>
                  <w:szCs w:val="22"/>
                </w:rPr>
                <w:t>--</w:t>
              </w:r>
            </w:ins>
          </w:p>
        </w:tc>
        <w:tc>
          <w:tcPr>
            <w:tcW w:w="685" w:type="pct"/>
            <w:tcBorders>
              <w:top w:val="nil"/>
              <w:left w:val="nil"/>
              <w:bottom w:val="nil"/>
              <w:right w:val="nil"/>
            </w:tcBorders>
            <w:shd w:val="clear" w:color="auto" w:fill="auto"/>
            <w:noWrap/>
            <w:vAlign w:val="center"/>
            <w:hideMark/>
            <w:tcPrChange w:id="947"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788CC560" w14:textId="77777777" w:rsidR="0080672F" w:rsidRPr="0080672F" w:rsidRDefault="0080672F" w:rsidP="0080672F">
            <w:pPr>
              <w:spacing w:line="240" w:lineRule="auto"/>
              <w:contextualSpacing w:val="0"/>
              <w:jc w:val="center"/>
              <w:rPr>
                <w:ins w:id="948" w:author="Silver, Ian" w:date="2026-02-16T11:31:00Z" w16du:dateUtc="2026-02-16T16:31:00Z"/>
                <w:rFonts w:eastAsia="Times New Roman" w:cs="Times New Roman"/>
                <w:color w:val="000000"/>
                <w:sz w:val="22"/>
                <w:szCs w:val="22"/>
              </w:rPr>
            </w:pPr>
            <w:ins w:id="949"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nil"/>
              <w:right w:val="nil"/>
            </w:tcBorders>
            <w:shd w:val="clear" w:color="auto" w:fill="auto"/>
            <w:noWrap/>
            <w:vAlign w:val="center"/>
            <w:hideMark/>
            <w:tcPrChange w:id="950"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4B7CFDF8" w14:textId="77777777" w:rsidR="0080672F" w:rsidRPr="0080672F" w:rsidRDefault="0080672F" w:rsidP="0080672F">
            <w:pPr>
              <w:spacing w:line="240" w:lineRule="auto"/>
              <w:contextualSpacing w:val="0"/>
              <w:jc w:val="center"/>
              <w:rPr>
                <w:ins w:id="951" w:author="Silver, Ian" w:date="2026-02-16T11:31:00Z" w16du:dateUtc="2026-02-16T16:31:00Z"/>
                <w:rFonts w:eastAsia="Times New Roman" w:cs="Times New Roman"/>
                <w:color w:val="000000"/>
                <w:sz w:val="22"/>
                <w:szCs w:val="22"/>
              </w:rPr>
            </w:pPr>
            <w:ins w:id="952" w:author="Silver, Ian" w:date="2026-02-16T11:31:00Z" w16du:dateUtc="2026-02-16T16:31:00Z">
              <w:r w:rsidRPr="0080672F">
                <w:rPr>
                  <w:rFonts w:eastAsia="Times New Roman" w:cs="Times New Roman"/>
                  <w:color w:val="000000"/>
                  <w:sz w:val="22"/>
                  <w:szCs w:val="22"/>
                </w:rPr>
                <w:t>1</w:t>
              </w:r>
            </w:ins>
          </w:p>
        </w:tc>
      </w:tr>
      <w:tr w:rsidR="0080672F" w:rsidRPr="0080672F" w14:paraId="07AC490E" w14:textId="77777777" w:rsidTr="0080672F">
        <w:trPr>
          <w:trHeight w:val="20"/>
          <w:ins w:id="953" w:author="Silver, Ian" w:date="2026-02-16T11:31:00Z"/>
          <w:trPrChange w:id="954"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955"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36606E04" w14:textId="77777777" w:rsidR="0080672F" w:rsidRPr="0080672F" w:rsidRDefault="0080672F" w:rsidP="0080672F">
            <w:pPr>
              <w:spacing w:line="240" w:lineRule="auto"/>
              <w:contextualSpacing w:val="0"/>
              <w:rPr>
                <w:ins w:id="956" w:author="Silver, Ian" w:date="2026-02-16T11:31:00Z" w16du:dateUtc="2026-02-16T16:31:00Z"/>
                <w:rFonts w:eastAsia="Times New Roman" w:cs="Times New Roman"/>
                <w:b/>
                <w:bCs/>
                <w:i/>
                <w:iCs/>
                <w:color w:val="000000"/>
                <w:sz w:val="22"/>
                <w:szCs w:val="22"/>
              </w:rPr>
            </w:pPr>
            <w:ins w:id="957" w:author="Silver, Ian" w:date="2026-02-16T11:31:00Z" w16du:dateUtc="2026-02-16T16:31:00Z">
              <w:r w:rsidRPr="0080672F">
                <w:rPr>
                  <w:rFonts w:eastAsia="Times New Roman" w:cs="Times New Roman"/>
                  <w:b/>
                  <w:bCs/>
                  <w:i/>
                  <w:iCs/>
                  <w:color w:val="000000"/>
                  <w:sz w:val="22"/>
                  <w:szCs w:val="22"/>
                </w:rPr>
                <w:t>Primary Independent Variables</w:t>
              </w:r>
            </w:ins>
          </w:p>
        </w:tc>
        <w:tc>
          <w:tcPr>
            <w:tcW w:w="685" w:type="pct"/>
            <w:tcBorders>
              <w:top w:val="nil"/>
              <w:left w:val="nil"/>
              <w:bottom w:val="nil"/>
              <w:right w:val="nil"/>
            </w:tcBorders>
            <w:shd w:val="clear" w:color="auto" w:fill="auto"/>
            <w:noWrap/>
            <w:vAlign w:val="bottom"/>
            <w:hideMark/>
            <w:tcPrChange w:id="958"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2C6964A6" w14:textId="77777777" w:rsidR="0080672F" w:rsidRPr="0080672F" w:rsidRDefault="0080672F" w:rsidP="0080672F">
            <w:pPr>
              <w:spacing w:line="240" w:lineRule="auto"/>
              <w:contextualSpacing w:val="0"/>
              <w:rPr>
                <w:ins w:id="959" w:author="Silver, Ian" w:date="2026-02-16T11:31:00Z" w16du:dateUtc="2026-02-16T16:31:00Z"/>
                <w:rFonts w:eastAsia="Times New Roman" w:cs="Times New Roman"/>
                <w:b/>
                <w:bCs/>
                <w:i/>
                <w:iCs/>
                <w:color w:val="000000"/>
                <w:sz w:val="22"/>
                <w:szCs w:val="22"/>
              </w:rPr>
            </w:pPr>
          </w:p>
        </w:tc>
        <w:tc>
          <w:tcPr>
            <w:tcW w:w="685" w:type="pct"/>
            <w:tcBorders>
              <w:top w:val="nil"/>
              <w:left w:val="nil"/>
              <w:bottom w:val="nil"/>
              <w:right w:val="nil"/>
            </w:tcBorders>
            <w:shd w:val="clear" w:color="auto" w:fill="auto"/>
            <w:noWrap/>
            <w:vAlign w:val="bottom"/>
            <w:hideMark/>
            <w:tcPrChange w:id="960"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6246FBEF" w14:textId="77777777" w:rsidR="0080672F" w:rsidRPr="0080672F" w:rsidRDefault="0080672F" w:rsidP="0080672F">
            <w:pPr>
              <w:spacing w:line="240" w:lineRule="auto"/>
              <w:contextualSpacing w:val="0"/>
              <w:jc w:val="center"/>
              <w:rPr>
                <w:ins w:id="961" w:author="Silver, Ian" w:date="2026-02-16T11:31:00Z" w16du:dateUtc="2026-02-16T16:31:00Z"/>
                <w:rFonts w:eastAsia="Times New Roman" w:cs="Times New Roman"/>
                <w:sz w:val="22"/>
                <w:szCs w:val="22"/>
                <w:rPrChange w:id="962" w:author="Silver, Ian" w:date="2026-02-16T11:32:00Z" w16du:dateUtc="2026-02-16T16:32:00Z">
                  <w:rPr>
                    <w:ins w:id="963" w:author="Silver, Ian" w:date="2026-02-16T11:31:00Z" w16du:dateUtc="2026-02-16T16:31:00Z"/>
                    <w:rFonts w:eastAsia="Times New Roman" w:cs="Times New Roman"/>
                    <w:sz w:val="20"/>
                    <w:szCs w:val="20"/>
                  </w:rPr>
                </w:rPrChange>
              </w:rPr>
            </w:pPr>
          </w:p>
        </w:tc>
        <w:tc>
          <w:tcPr>
            <w:tcW w:w="685" w:type="pct"/>
            <w:tcBorders>
              <w:top w:val="nil"/>
              <w:left w:val="nil"/>
              <w:bottom w:val="nil"/>
              <w:right w:val="nil"/>
            </w:tcBorders>
            <w:shd w:val="clear" w:color="auto" w:fill="auto"/>
            <w:noWrap/>
            <w:vAlign w:val="bottom"/>
            <w:hideMark/>
            <w:tcPrChange w:id="964" w:author="Silver, Ian" w:date="2026-02-16T11:32:00Z" w16du:dateUtc="2026-02-16T16:32:00Z">
              <w:tcPr>
                <w:tcW w:w="330" w:type="pct"/>
                <w:tcBorders>
                  <w:top w:val="nil"/>
                  <w:left w:val="nil"/>
                  <w:bottom w:val="nil"/>
                  <w:right w:val="nil"/>
                </w:tcBorders>
                <w:shd w:val="clear" w:color="auto" w:fill="auto"/>
                <w:noWrap/>
                <w:vAlign w:val="bottom"/>
                <w:hideMark/>
              </w:tcPr>
            </w:tcPrChange>
          </w:tcPr>
          <w:p w14:paraId="583BF28A" w14:textId="77777777" w:rsidR="0080672F" w:rsidRPr="0080672F" w:rsidRDefault="0080672F" w:rsidP="0080672F">
            <w:pPr>
              <w:spacing w:line="240" w:lineRule="auto"/>
              <w:contextualSpacing w:val="0"/>
              <w:jc w:val="center"/>
              <w:rPr>
                <w:ins w:id="965" w:author="Silver, Ian" w:date="2026-02-16T11:31:00Z" w16du:dateUtc="2026-02-16T16:31:00Z"/>
                <w:rFonts w:eastAsia="Times New Roman" w:cs="Times New Roman"/>
                <w:sz w:val="22"/>
                <w:szCs w:val="22"/>
                <w:rPrChange w:id="966" w:author="Silver, Ian" w:date="2026-02-16T11:32:00Z" w16du:dateUtc="2026-02-16T16:32:00Z">
                  <w:rPr>
                    <w:ins w:id="967" w:author="Silver, Ian" w:date="2026-02-16T11:31:00Z" w16du:dateUtc="2026-02-16T16:31:00Z"/>
                    <w:rFonts w:eastAsia="Times New Roman" w:cs="Times New Roman"/>
                    <w:sz w:val="20"/>
                    <w:szCs w:val="20"/>
                  </w:rPr>
                </w:rPrChange>
              </w:rPr>
            </w:pPr>
          </w:p>
        </w:tc>
        <w:tc>
          <w:tcPr>
            <w:tcW w:w="685" w:type="pct"/>
            <w:tcBorders>
              <w:top w:val="nil"/>
              <w:left w:val="nil"/>
              <w:bottom w:val="nil"/>
              <w:right w:val="nil"/>
            </w:tcBorders>
            <w:shd w:val="clear" w:color="auto" w:fill="auto"/>
            <w:noWrap/>
            <w:vAlign w:val="bottom"/>
            <w:hideMark/>
            <w:tcPrChange w:id="968" w:author="Silver, Ian" w:date="2026-02-16T11:32:00Z" w16du:dateUtc="2026-02-16T16:32:00Z">
              <w:tcPr>
                <w:tcW w:w="345" w:type="pct"/>
                <w:tcBorders>
                  <w:top w:val="nil"/>
                  <w:left w:val="nil"/>
                  <w:bottom w:val="nil"/>
                  <w:right w:val="nil"/>
                </w:tcBorders>
                <w:shd w:val="clear" w:color="auto" w:fill="auto"/>
                <w:noWrap/>
                <w:vAlign w:val="bottom"/>
                <w:hideMark/>
              </w:tcPr>
            </w:tcPrChange>
          </w:tcPr>
          <w:p w14:paraId="0ED4757F" w14:textId="77777777" w:rsidR="0080672F" w:rsidRPr="0080672F" w:rsidRDefault="0080672F" w:rsidP="0080672F">
            <w:pPr>
              <w:spacing w:line="240" w:lineRule="auto"/>
              <w:contextualSpacing w:val="0"/>
              <w:jc w:val="center"/>
              <w:rPr>
                <w:ins w:id="969" w:author="Silver, Ian" w:date="2026-02-16T11:31:00Z" w16du:dateUtc="2026-02-16T16:31:00Z"/>
                <w:rFonts w:eastAsia="Times New Roman" w:cs="Times New Roman"/>
                <w:sz w:val="22"/>
                <w:szCs w:val="22"/>
                <w:rPrChange w:id="970" w:author="Silver, Ian" w:date="2026-02-16T11:32:00Z" w16du:dateUtc="2026-02-16T16:32:00Z">
                  <w:rPr>
                    <w:ins w:id="971" w:author="Silver, Ian" w:date="2026-02-16T11:31:00Z" w16du:dateUtc="2026-02-16T16:31:00Z"/>
                    <w:rFonts w:eastAsia="Times New Roman" w:cs="Times New Roman"/>
                    <w:sz w:val="20"/>
                    <w:szCs w:val="20"/>
                  </w:rPr>
                </w:rPrChange>
              </w:rPr>
            </w:pPr>
          </w:p>
        </w:tc>
      </w:tr>
      <w:tr w:rsidR="0080672F" w:rsidRPr="0080672F" w14:paraId="493678EC" w14:textId="77777777" w:rsidTr="0080672F">
        <w:trPr>
          <w:trHeight w:val="20"/>
          <w:ins w:id="972" w:author="Silver, Ian" w:date="2026-02-16T11:31:00Z"/>
          <w:trPrChange w:id="973"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974"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777B4F3C" w14:textId="77777777" w:rsidR="0080672F" w:rsidRPr="0080672F" w:rsidRDefault="0080672F" w:rsidP="0080672F">
            <w:pPr>
              <w:spacing w:line="240" w:lineRule="auto"/>
              <w:ind w:firstLineChars="100" w:firstLine="220"/>
              <w:contextualSpacing w:val="0"/>
              <w:rPr>
                <w:ins w:id="975" w:author="Silver, Ian" w:date="2026-02-16T11:31:00Z" w16du:dateUtc="2026-02-16T16:31:00Z"/>
                <w:rFonts w:eastAsia="Times New Roman" w:cs="Times New Roman"/>
                <w:color w:val="000000"/>
                <w:sz w:val="22"/>
                <w:szCs w:val="22"/>
              </w:rPr>
            </w:pPr>
            <w:ins w:id="976" w:author="Silver, Ian" w:date="2026-02-16T11:31:00Z" w16du:dateUtc="2026-02-16T16:31:00Z">
              <w:r w:rsidRPr="0080672F">
                <w:rPr>
                  <w:rFonts w:eastAsia="Times New Roman" w:cs="Times New Roman"/>
                  <w:color w:val="000000"/>
                  <w:sz w:val="22"/>
                  <w:szCs w:val="22"/>
                </w:rPr>
                <w:t>No CLS Contact Before 18</w:t>
              </w:r>
            </w:ins>
          </w:p>
        </w:tc>
        <w:tc>
          <w:tcPr>
            <w:tcW w:w="685" w:type="pct"/>
            <w:tcBorders>
              <w:top w:val="nil"/>
              <w:left w:val="nil"/>
              <w:bottom w:val="nil"/>
              <w:right w:val="nil"/>
            </w:tcBorders>
            <w:shd w:val="clear" w:color="auto" w:fill="auto"/>
            <w:noWrap/>
            <w:vAlign w:val="center"/>
            <w:hideMark/>
            <w:tcPrChange w:id="977"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509BB6FE" w14:textId="77777777" w:rsidR="0080672F" w:rsidRPr="0080672F" w:rsidRDefault="0080672F" w:rsidP="0080672F">
            <w:pPr>
              <w:spacing w:line="240" w:lineRule="auto"/>
              <w:contextualSpacing w:val="0"/>
              <w:jc w:val="center"/>
              <w:rPr>
                <w:ins w:id="978" w:author="Silver, Ian" w:date="2026-02-16T11:31:00Z" w16du:dateUtc="2026-02-16T16:31:00Z"/>
                <w:rFonts w:eastAsia="Times New Roman" w:cs="Times New Roman"/>
                <w:color w:val="000000"/>
                <w:sz w:val="22"/>
                <w:szCs w:val="22"/>
              </w:rPr>
            </w:pPr>
            <w:ins w:id="979" w:author="Silver, Ian" w:date="2026-02-16T11:31:00Z" w16du:dateUtc="2026-02-16T16:31:00Z">
              <w:r w:rsidRPr="0080672F">
                <w:rPr>
                  <w:rFonts w:eastAsia="Times New Roman" w:cs="Times New Roman"/>
                  <w:color w:val="000000"/>
                  <w:sz w:val="22"/>
                  <w:szCs w:val="22"/>
                </w:rPr>
                <w:t>0.82</w:t>
              </w:r>
            </w:ins>
          </w:p>
        </w:tc>
        <w:tc>
          <w:tcPr>
            <w:tcW w:w="685" w:type="pct"/>
            <w:tcBorders>
              <w:top w:val="nil"/>
              <w:left w:val="nil"/>
              <w:bottom w:val="nil"/>
              <w:right w:val="nil"/>
            </w:tcBorders>
            <w:shd w:val="clear" w:color="auto" w:fill="auto"/>
            <w:noWrap/>
            <w:vAlign w:val="center"/>
            <w:hideMark/>
            <w:tcPrChange w:id="980"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00C81468" w14:textId="77777777" w:rsidR="0080672F" w:rsidRPr="0080672F" w:rsidRDefault="0080672F" w:rsidP="0080672F">
            <w:pPr>
              <w:spacing w:line="240" w:lineRule="auto"/>
              <w:contextualSpacing w:val="0"/>
              <w:jc w:val="center"/>
              <w:rPr>
                <w:ins w:id="981" w:author="Silver, Ian" w:date="2026-02-16T11:31:00Z" w16du:dateUtc="2026-02-16T16:31:00Z"/>
                <w:rFonts w:eastAsia="Times New Roman" w:cs="Times New Roman"/>
                <w:color w:val="000000"/>
                <w:sz w:val="22"/>
                <w:szCs w:val="22"/>
              </w:rPr>
            </w:pPr>
            <w:ins w:id="982" w:author="Silver, Ian" w:date="2026-02-16T11:31:00Z" w16du:dateUtc="2026-02-16T16:31:00Z">
              <w:r w:rsidRPr="0080672F">
                <w:rPr>
                  <w:rFonts w:eastAsia="Times New Roman" w:cs="Times New Roman"/>
                  <w:color w:val="000000"/>
                  <w:sz w:val="22"/>
                  <w:szCs w:val="22"/>
                </w:rPr>
                <w:t>--</w:t>
              </w:r>
            </w:ins>
          </w:p>
        </w:tc>
        <w:tc>
          <w:tcPr>
            <w:tcW w:w="685" w:type="pct"/>
            <w:tcBorders>
              <w:top w:val="nil"/>
              <w:left w:val="nil"/>
              <w:bottom w:val="nil"/>
              <w:right w:val="nil"/>
            </w:tcBorders>
            <w:shd w:val="clear" w:color="auto" w:fill="auto"/>
            <w:noWrap/>
            <w:vAlign w:val="center"/>
            <w:hideMark/>
            <w:tcPrChange w:id="983"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16C37D00" w14:textId="77777777" w:rsidR="0080672F" w:rsidRPr="0080672F" w:rsidRDefault="0080672F" w:rsidP="0080672F">
            <w:pPr>
              <w:spacing w:line="240" w:lineRule="auto"/>
              <w:contextualSpacing w:val="0"/>
              <w:jc w:val="center"/>
              <w:rPr>
                <w:ins w:id="984" w:author="Silver, Ian" w:date="2026-02-16T11:31:00Z" w16du:dateUtc="2026-02-16T16:31:00Z"/>
                <w:rFonts w:eastAsia="Times New Roman" w:cs="Times New Roman"/>
                <w:color w:val="000000"/>
                <w:sz w:val="22"/>
                <w:szCs w:val="22"/>
              </w:rPr>
            </w:pPr>
            <w:ins w:id="985"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nil"/>
              <w:right w:val="nil"/>
            </w:tcBorders>
            <w:shd w:val="clear" w:color="auto" w:fill="auto"/>
            <w:noWrap/>
            <w:vAlign w:val="center"/>
            <w:hideMark/>
            <w:tcPrChange w:id="986"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649F2AB6" w14:textId="77777777" w:rsidR="0080672F" w:rsidRPr="0080672F" w:rsidRDefault="0080672F" w:rsidP="0080672F">
            <w:pPr>
              <w:spacing w:line="240" w:lineRule="auto"/>
              <w:contextualSpacing w:val="0"/>
              <w:jc w:val="center"/>
              <w:rPr>
                <w:ins w:id="987" w:author="Silver, Ian" w:date="2026-02-16T11:31:00Z" w16du:dateUtc="2026-02-16T16:31:00Z"/>
                <w:rFonts w:eastAsia="Times New Roman" w:cs="Times New Roman"/>
                <w:color w:val="000000"/>
                <w:sz w:val="22"/>
                <w:szCs w:val="22"/>
              </w:rPr>
            </w:pPr>
            <w:ins w:id="988" w:author="Silver, Ian" w:date="2026-02-16T11:31:00Z" w16du:dateUtc="2026-02-16T16:31:00Z">
              <w:r w:rsidRPr="0080672F">
                <w:rPr>
                  <w:rFonts w:eastAsia="Times New Roman" w:cs="Times New Roman"/>
                  <w:color w:val="000000"/>
                  <w:sz w:val="22"/>
                  <w:szCs w:val="22"/>
                </w:rPr>
                <w:t>1</w:t>
              </w:r>
            </w:ins>
          </w:p>
        </w:tc>
      </w:tr>
      <w:tr w:rsidR="0080672F" w:rsidRPr="0080672F" w14:paraId="5A2A76EE" w14:textId="77777777" w:rsidTr="0080672F">
        <w:trPr>
          <w:trHeight w:val="20"/>
          <w:ins w:id="989" w:author="Silver, Ian" w:date="2026-02-16T11:31:00Z"/>
          <w:trPrChange w:id="990"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991"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49C9CE00" w14:textId="77777777" w:rsidR="0080672F" w:rsidRPr="0080672F" w:rsidRDefault="0080672F" w:rsidP="0080672F">
            <w:pPr>
              <w:spacing w:line="240" w:lineRule="auto"/>
              <w:ind w:firstLineChars="100" w:firstLine="220"/>
              <w:contextualSpacing w:val="0"/>
              <w:rPr>
                <w:ins w:id="992" w:author="Silver, Ian" w:date="2026-02-16T11:31:00Z" w16du:dateUtc="2026-02-16T16:31:00Z"/>
                <w:rFonts w:eastAsia="Times New Roman" w:cs="Times New Roman"/>
                <w:color w:val="000000"/>
                <w:sz w:val="22"/>
                <w:szCs w:val="22"/>
              </w:rPr>
            </w:pPr>
            <w:ins w:id="993" w:author="Silver, Ian" w:date="2026-02-16T11:31:00Z" w16du:dateUtc="2026-02-16T16:31:00Z">
              <w:r w:rsidRPr="0080672F">
                <w:rPr>
                  <w:rFonts w:eastAsia="Times New Roman" w:cs="Times New Roman"/>
                  <w:color w:val="000000"/>
                  <w:sz w:val="22"/>
                  <w:szCs w:val="22"/>
                </w:rPr>
                <w:t>Arrested Before 18</w:t>
              </w:r>
            </w:ins>
          </w:p>
        </w:tc>
        <w:tc>
          <w:tcPr>
            <w:tcW w:w="685" w:type="pct"/>
            <w:tcBorders>
              <w:top w:val="nil"/>
              <w:left w:val="nil"/>
              <w:bottom w:val="nil"/>
              <w:right w:val="nil"/>
            </w:tcBorders>
            <w:shd w:val="clear" w:color="auto" w:fill="auto"/>
            <w:noWrap/>
            <w:vAlign w:val="center"/>
            <w:hideMark/>
            <w:tcPrChange w:id="994"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5DF0AECA" w14:textId="77777777" w:rsidR="0080672F" w:rsidRPr="0080672F" w:rsidRDefault="0080672F" w:rsidP="0080672F">
            <w:pPr>
              <w:spacing w:line="240" w:lineRule="auto"/>
              <w:contextualSpacing w:val="0"/>
              <w:jc w:val="center"/>
              <w:rPr>
                <w:ins w:id="995" w:author="Silver, Ian" w:date="2026-02-16T11:31:00Z" w16du:dateUtc="2026-02-16T16:31:00Z"/>
                <w:rFonts w:eastAsia="Times New Roman" w:cs="Times New Roman"/>
                <w:color w:val="000000"/>
                <w:sz w:val="22"/>
                <w:szCs w:val="22"/>
              </w:rPr>
            </w:pPr>
            <w:ins w:id="996" w:author="Silver, Ian" w:date="2026-02-16T11:31:00Z" w16du:dateUtc="2026-02-16T16:31:00Z">
              <w:r w:rsidRPr="0080672F">
                <w:rPr>
                  <w:rFonts w:eastAsia="Times New Roman" w:cs="Times New Roman"/>
                  <w:color w:val="000000"/>
                  <w:sz w:val="22"/>
                  <w:szCs w:val="22"/>
                </w:rPr>
                <w:t>0.15</w:t>
              </w:r>
            </w:ins>
          </w:p>
        </w:tc>
        <w:tc>
          <w:tcPr>
            <w:tcW w:w="685" w:type="pct"/>
            <w:tcBorders>
              <w:top w:val="nil"/>
              <w:left w:val="nil"/>
              <w:bottom w:val="nil"/>
              <w:right w:val="nil"/>
            </w:tcBorders>
            <w:shd w:val="clear" w:color="auto" w:fill="auto"/>
            <w:noWrap/>
            <w:vAlign w:val="center"/>
            <w:hideMark/>
            <w:tcPrChange w:id="997"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756E5E96" w14:textId="77777777" w:rsidR="0080672F" w:rsidRPr="0080672F" w:rsidRDefault="0080672F" w:rsidP="0080672F">
            <w:pPr>
              <w:spacing w:line="240" w:lineRule="auto"/>
              <w:contextualSpacing w:val="0"/>
              <w:jc w:val="center"/>
              <w:rPr>
                <w:ins w:id="998" w:author="Silver, Ian" w:date="2026-02-16T11:31:00Z" w16du:dateUtc="2026-02-16T16:31:00Z"/>
                <w:rFonts w:eastAsia="Times New Roman" w:cs="Times New Roman"/>
                <w:color w:val="000000"/>
                <w:sz w:val="22"/>
                <w:szCs w:val="22"/>
              </w:rPr>
            </w:pPr>
            <w:ins w:id="999" w:author="Silver, Ian" w:date="2026-02-16T11:31:00Z" w16du:dateUtc="2026-02-16T16:31:00Z">
              <w:r w:rsidRPr="0080672F">
                <w:rPr>
                  <w:rFonts w:eastAsia="Times New Roman" w:cs="Times New Roman"/>
                  <w:color w:val="000000"/>
                  <w:sz w:val="22"/>
                  <w:szCs w:val="22"/>
                </w:rPr>
                <w:t>--</w:t>
              </w:r>
            </w:ins>
          </w:p>
        </w:tc>
        <w:tc>
          <w:tcPr>
            <w:tcW w:w="685" w:type="pct"/>
            <w:tcBorders>
              <w:top w:val="nil"/>
              <w:left w:val="nil"/>
              <w:bottom w:val="nil"/>
              <w:right w:val="nil"/>
            </w:tcBorders>
            <w:shd w:val="clear" w:color="auto" w:fill="auto"/>
            <w:noWrap/>
            <w:vAlign w:val="center"/>
            <w:hideMark/>
            <w:tcPrChange w:id="1000"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262F8D37" w14:textId="77777777" w:rsidR="0080672F" w:rsidRPr="0080672F" w:rsidRDefault="0080672F" w:rsidP="0080672F">
            <w:pPr>
              <w:spacing w:line="240" w:lineRule="auto"/>
              <w:contextualSpacing w:val="0"/>
              <w:jc w:val="center"/>
              <w:rPr>
                <w:ins w:id="1001" w:author="Silver, Ian" w:date="2026-02-16T11:31:00Z" w16du:dateUtc="2026-02-16T16:31:00Z"/>
                <w:rFonts w:eastAsia="Times New Roman" w:cs="Times New Roman"/>
                <w:color w:val="000000"/>
                <w:sz w:val="22"/>
                <w:szCs w:val="22"/>
              </w:rPr>
            </w:pPr>
            <w:ins w:id="1002"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nil"/>
              <w:right w:val="nil"/>
            </w:tcBorders>
            <w:shd w:val="clear" w:color="auto" w:fill="auto"/>
            <w:noWrap/>
            <w:vAlign w:val="center"/>
            <w:hideMark/>
            <w:tcPrChange w:id="1003"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0949400A" w14:textId="77777777" w:rsidR="0080672F" w:rsidRPr="0080672F" w:rsidRDefault="0080672F" w:rsidP="0080672F">
            <w:pPr>
              <w:spacing w:line="240" w:lineRule="auto"/>
              <w:contextualSpacing w:val="0"/>
              <w:jc w:val="center"/>
              <w:rPr>
                <w:ins w:id="1004" w:author="Silver, Ian" w:date="2026-02-16T11:31:00Z" w16du:dateUtc="2026-02-16T16:31:00Z"/>
                <w:rFonts w:eastAsia="Times New Roman" w:cs="Times New Roman"/>
                <w:color w:val="000000"/>
                <w:sz w:val="22"/>
                <w:szCs w:val="22"/>
              </w:rPr>
            </w:pPr>
            <w:ins w:id="1005" w:author="Silver, Ian" w:date="2026-02-16T11:31:00Z" w16du:dateUtc="2026-02-16T16:31:00Z">
              <w:r w:rsidRPr="0080672F">
                <w:rPr>
                  <w:rFonts w:eastAsia="Times New Roman" w:cs="Times New Roman"/>
                  <w:color w:val="000000"/>
                  <w:sz w:val="22"/>
                  <w:szCs w:val="22"/>
                </w:rPr>
                <w:t>1</w:t>
              </w:r>
            </w:ins>
          </w:p>
        </w:tc>
      </w:tr>
      <w:tr w:rsidR="0080672F" w:rsidRPr="0080672F" w14:paraId="1A2D4DDC" w14:textId="77777777" w:rsidTr="0080672F">
        <w:trPr>
          <w:trHeight w:val="20"/>
          <w:ins w:id="1006" w:author="Silver, Ian" w:date="2026-02-16T11:31:00Z"/>
          <w:trPrChange w:id="1007"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008"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2A216440" w14:textId="77777777" w:rsidR="0080672F" w:rsidRPr="0080672F" w:rsidRDefault="0080672F" w:rsidP="0080672F">
            <w:pPr>
              <w:spacing w:line="240" w:lineRule="auto"/>
              <w:ind w:firstLineChars="100" w:firstLine="220"/>
              <w:contextualSpacing w:val="0"/>
              <w:rPr>
                <w:ins w:id="1009" w:author="Silver, Ian" w:date="2026-02-16T11:31:00Z" w16du:dateUtc="2026-02-16T16:31:00Z"/>
                <w:rFonts w:eastAsia="Times New Roman" w:cs="Times New Roman"/>
                <w:color w:val="000000"/>
                <w:sz w:val="22"/>
                <w:szCs w:val="22"/>
              </w:rPr>
            </w:pPr>
            <w:ins w:id="1010" w:author="Silver, Ian" w:date="2026-02-16T11:31:00Z" w16du:dateUtc="2026-02-16T16:31:00Z">
              <w:r w:rsidRPr="0080672F">
                <w:rPr>
                  <w:rFonts w:eastAsia="Times New Roman" w:cs="Times New Roman"/>
                  <w:color w:val="000000"/>
                  <w:sz w:val="22"/>
                  <w:szCs w:val="22"/>
                </w:rPr>
                <w:t>Incarcerated In Juvenile Facility Before 18</w:t>
              </w:r>
            </w:ins>
          </w:p>
        </w:tc>
        <w:tc>
          <w:tcPr>
            <w:tcW w:w="685" w:type="pct"/>
            <w:tcBorders>
              <w:top w:val="nil"/>
              <w:left w:val="nil"/>
              <w:bottom w:val="nil"/>
              <w:right w:val="nil"/>
            </w:tcBorders>
            <w:shd w:val="clear" w:color="auto" w:fill="auto"/>
            <w:noWrap/>
            <w:vAlign w:val="center"/>
            <w:hideMark/>
            <w:tcPrChange w:id="1011"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5E0FB248" w14:textId="77777777" w:rsidR="0080672F" w:rsidRPr="0080672F" w:rsidRDefault="0080672F" w:rsidP="0080672F">
            <w:pPr>
              <w:spacing w:line="240" w:lineRule="auto"/>
              <w:contextualSpacing w:val="0"/>
              <w:jc w:val="center"/>
              <w:rPr>
                <w:ins w:id="1012" w:author="Silver, Ian" w:date="2026-02-16T11:31:00Z" w16du:dateUtc="2026-02-16T16:31:00Z"/>
                <w:rFonts w:eastAsia="Times New Roman" w:cs="Times New Roman"/>
                <w:color w:val="000000"/>
                <w:sz w:val="22"/>
                <w:szCs w:val="22"/>
              </w:rPr>
            </w:pPr>
            <w:ins w:id="1013" w:author="Silver, Ian" w:date="2026-02-16T11:31:00Z" w16du:dateUtc="2026-02-16T16:31:00Z">
              <w:r w:rsidRPr="0080672F">
                <w:rPr>
                  <w:rFonts w:eastAsia="Times New Roman" w:cs="Times New Roman"/>
                  <w:color w:val="000000"/>
                  <w:sz w:val="22"/>
                  <w:szCs w:val="22"/>
                </w:rPr>
                <w:t>0.02</w:t>
              </w:r>
            </w:ins>
          </w:p>
        </w:tc>
        <w:tc>
          <w:tcPr>
            <w:tcW w:w="685" w:type="pct"/>
            <w:tcBorders>
              <w:top w:val="nil"/>
              <w:left w:val="nil"/>
              <w:bottom w:val="nil"/>
              <w:right w:val="nil"/>
            </w:tcBorders>
            <w:shd w:val="clear" w:color="auto" w:fill="auto"/>
            <w:noWrap/>
            <w:vAlign w:val="center"/>
            <w:hideMark/>
            <w:tcPrChange w:id="1014"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1B37557E" w14:textId="77777777" w:rsidR="0080672F" w:rsidRPr="0080672F" w:rsidRDefault="0080672F" w:rsidP="0080672F">
            <w:pPr>
              <w:spacing w:line="240" w:lineRule="auto"/>
              <w:contextualSpacing w:val="0"/>
              <w:jc w:val="center"/>
              <w:rPr>
                <w:ins w:id="1015" w:author="Silver, Ian" w:date="2026-02-16T11:31:00Z" w16du:dateUtc="2026-02-16T16:31:00Z"/>
                <w:rFonts w:eastAsia="Times New Roman" w:cs="Times New Roman"/>
                <w:color w:val="000000"/>
                <w:sz w:val="22"/>
                <w:szCs w:val="22"/>
              </w:rPr>
            </w:pPr>
            <w:ins w:id="1016" w:author="Silver, Ian" w:date="2026-02-16T11:31:00Z" w16du:dateUtc="2026-02-16T16:31:00Z">
              <w:r w:rsidRPr="0080672F">
                <w:rPr>
                  <w:rFonts w:eastAsia="Times New Roman" w:cs="Times New Roman"/>
                  <w:color w:val="000000"/>
                  <w:sz w:val="22"/>
                  <w:szCs w:val="22"/>
                </w:rPr>
                <w:t>--</w:t>
              </w:r>
            </w:ins>
          </w:p>
        </w:tc>
        <w:tc>
          <w:tcPr>
            <w:tcW w:w="685" w:type="pct"/>
            <w:tcBorders>
              <w:top w:val="nil"/>
              <w:left w:val="nil"/>
              <w:bottom w:val="nil"/>
              <w:right w:val="nil"/>
            </w:tcBorders>
            <w:shd w:val="clear" w:color="auto" w:fill="auto"/>
            <w:noWrap/>
            <w:vAlign w:val="center"/>
            <w:hideMark/>
            <w:tcPrChange w:id="1017"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34D77461" w14:textId="77777777" w:rsidR="0080672F" w:rsidRPr="0080672F" w:rsidRDefault="0080672F" w:rsidP="0080672F">
            <w:pPr>
              <w:spacing w:line="240" w:lineRule="auto"/>
              <w:contextualSpacing w:val="0"/>
              <w:jc w:val="center"/>
              <w:rPr>
                <w:ins w:id="1018" w:author="Silver, Ian" w:date="2026-02-16T11:31:00Z" w16du:dateUtc="2026-02-16T16:31:00Z"/>
                <w:rFonts w:eastAsia="Times New Roman" w:cs="Times New Roman"/>
                <w:color w:val="000000"/>
                <w:sz w:val="22"/>
                <w:szCs w:val="22"/>
              </w:rPr>
            </w:pPr>
            <w:ins w:id="1019"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nil"/>
              <w:right w:val="nil"/>
            </w:tcBorders>
            <w:shd w:val="clear" w:color="auto" w:fill="auto"/>
            <w:noWrap/>
            <w:vAlign w:val="center"/>
            <w:hideMark/>
            <w:tcPrChange w:id="1020"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48986A28" w14:textId="77777777" w:rsidR="0080672F" w:rsidRPr="0080672F" w:rsidRDefault="0080672F" w:rsidP="0080672F">
            <w:pPr>
              <w:spacing w:line="240" w:lineRule="auto"/>
              <w:contextualSpacing w:val="0"/>
              <w:jc w:val="center"/>
              <w:rPr>
                <w:ins w:id="1021" w:author="Silver, Ian" w:date="2026-02-16T11:31:00Z" w16du:dateUtc="2026-02-16T16:31:00Z"/>
                <w:rFonts w:eastAsia="Times New Roman" w:cs="Times New Roman"/>
                <w:color w:val="000000"/>
                <w:sz w:val="22"/>
                <w:szCs w:val="22"/>
              </w:rPr>
            </w:pPr>
            <w:ins w:id="1022" w:author="Silver, Ian" w:date="2026-02-16T11:31:00Z" w16du:dateUtc="2026-02-16T16:31:00Z">
              <w:r w:rsidRPr="0080672F">
                <w:rPr>
                  <w:rFonts w:eastAsia="Times New Roman" w:cs="Times New Roman"/>
                  <w:color w:val="000000"/>
                  <w:sz w:val="22"/>
                  <w:szCs w:val="22"/>
                </w:rPr>
                <w:t>1</w:t>
              </w:r>
            </w:ins>
          </w:p>
        </w:tc>
      </w:tr>
      <w:tr w:rsidR="0080672F" w:rsidRPr="0080672F" w14:paraId="707FB1BA" w14:textId="77777777" w:rsidTr="0080672F">
        <w:trPr>
          <w:trHeight w:val="20"/>
          <w:ins w:id="1023" w:author="Silver, Ian" w:date="2026-02-16T11:31:00Z"/>
          <w:trPrChange w:id="1024"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025"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5710B5C8" w14:textId="77777777" w:rsidR="0080672F" w:rsidRPr="0080672F" w:rsidRDefault="0080672F" w:rsidP="0080672F">
            <w:pPr>
              <w:spacing w:line="240" w:lineRule="auto"/>
              <w:ind w:firstLineChars="100" w:firstLine="220"/>
              <w:contextualSpacing w:val="0"/>
              <w:rPr>
                <w:ins w:id="1026" w:author="Silver, Ian" w:date="2026-02-16T11:31:00Z" w16du:dateUtc="2026-02-16T16:31:00Z"/>
                <w:rFonts w:eastAsia="Times New Roman" w:cs="Times New Roman"/>
                <w:color w:val="000000"/>
                <w:sz w:val="22"/>
                <w:szCs w:val="22"/>
              </w:rPr>
            </w:pPr>
            <w:ins w:id="1027" w:author="Silver, Ian" w:date="2026-02-16T11:31:00Z" w16du:dateUtc="2026-02-16T16:31:00Z">
              <w:r w:rsidRPr="0080672F">
                <w:rPr>
                  <w:rFonts w:eastAsia="Times New Roman" w:cs="Times New Roman"/>
                  <w:color w:val="000000"/>
                  <w:sz w:val="22"/>
                  <w:szCs w:val="22"/>
                </w:rPr>
                <w:t>Incarcerated In Adult Facility Before 18</w:t>
              </w:r>
            </w:ins>
          </w:p>
        </w:tc>
        <w:tc>
          <w:tcPr>
            <w:tcW w:w="685" w:type="pct"/>
            <w:tcBorders>
              <w:top w:val="nil"/>
              <w:left w:val="nil"/>
              <w:bottom w:val="nil"/>
              <w:right w:val="nil"/>
            </w:tcBorders>
            <w:shd w:val="clear" w:color="auto" w:fill="auto"/>
            <w:noWrap/>
            <w:vAlign w:val="center"/>
            <w:hideMark/>
            <w:tcPrChange w:id="1028"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371A90B9" w14:textId="77777777" w:rsidR="0080672F" w:rsidRPr="0080672F" w:rsidRDefault="0080672F" w:rsidP="0080672F">
            <w:pPr>
              <w:spacing w:line="240" w:lineRule="auto"/>
              <w:contextualSpacing w:val="0"/>
              <w:jc w:val="center"/>
              <w:rPr>
                <w:ins w:id="1029" w:author="Silver, Ian" w:date="2026-02-16T11:31:00Z" w16du:dateUtc="2026-02-16T16:31:00Z"/>
                <w:rFonts w:eastAsia="Times New Roman" w:cs="Times New Roman"/>
                <w:color w:val="000000"/>
                <w:sz w:val="22"/>
                <w:szCs w:val="22"/>
              </w:rPr>
            </w:pPr>
            <w:ins w:id="1030" w:author="Silver, Ian" w:date="2026-02-16T11:31:00Z" w16du:dateUtc="2026-02-16T16:31:00Z">
              <w:r w:rsidRPr="0080672F">
                <w:rPr>
                  <w:rFonts w:eastAsia="Times New Roman" w:cs="Times New Roman"/>
                  <w:color w:val="000000"/>
                  <w:sz w:val="22"/>
                  <w:szCs w:val="22"/>
                </w:rPr>
                <w:t>0.01</w:t>
              </w:r>
            </w:ins>
          </w:p>
        </w:tc>
        <w:tc>
          <w:tcPr>
            <w:tcW w:w="685" w:type="pct"/>
            <w:tcBorders>
              <w:top w:val="nil"/>
              <w:left w:val="nil"/>
              <w:bottom w:val="nil"/>
              <w:right w:val="nil"/>
            </w:tcBorders>
            <w:shd w:val="clear" w:color="auto" w:fill="auto"/>
            <w:noWrap/>
            <w:vAlign w:val="center"/>
            <w:hideMark/>
            <w:tcPrChange w:id="1031"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112EE599" w14:textId="77777777" w:rsidR="0080672F" w:rsidRPr="0080672F" w:rsidRDefault="0080672F" w:rsidP="0080672F">
            <w:pPr>
              <w:spacing w:line="240" w:lineRule="auto"/>
              <w:contextualSpacing w:val="0"/>
              <w:jc w:val="center"/>
              <w:rPr>
                <w:ins w:id="1032" w:author="Silver, Ian" w:date="2026-02-16T11:31:00Z" w16du:dateUtc="2026-02-16T16:31:00Z"/>
                <w:rFonts w:eastAsia="Times New Roman" w:cs="Times New Roman"/>
                <w:color w:val="000000"/>
                <w:sz w:val="22"/>
                <w:szCs w:val="22"/>
              </w:rPr>
            </w:pPr>
            <w:ins w:id="1033" w:author="Silver, Ian" w:date="2026-02-16T11:31:00Z" w16du:dateUtc="2026-02-16T16:31:00Z">
              <w:r w:rsidRPr="0080672F">
                <w:rPr>
                  <w:rFonts w:eastAsia="Times New Roman" w:cs="Times New Roman"/>
                  <w:color w:val="000000"/>
                  <w:sz w:val="22"/>
                  <w:szCs w:val="22"/>
                </w:rPr>
                <w:t>--</w:t>
              </w:r>
            </w:ins>
          </w:p>
        </w:tc>
        <w:tc>
          <w:tcPr>
            <w:tcW w:w="685" w:type="pct"/>
            <w:tcBorders>
              <w:top w:val="nil"/>
              <w:left w:val="nil"/>
              <w:bottom w:val="nil"/>
              <w:right w:val="nil"/>
            </w:tcBorders>
            <w:shd w:val="clear" w:color="auto" w:fill="auto"/>
            <w:noWrap/>
            <w:vAlign w:val="center"/>
            <w:hideMark/>
            <w:tcPrChange w:id="1034"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4F2AD0A2" w14:textId="77777777" w:rsidR="0080672F" w:rsidRPr="0080672F" w:rsidRDefault="0080672F" w:rsidP="0080672F">
            <w:pPr>
              <w:spacing w:line="240" w:lineRule="auto"/>
              <w:contextualSpacing w:val="0"/>
              <w:jc w:val="center"/>
              <w:rPr>
                <w:ins w:id="1035" w:author="Silver, Ian" w:date="2026-02-16T11:31:00Z" w16du:dateUtc="2026-02-16T16:31:00Z"/>
                <w:rFonts w:eastAsia="Times New Roman" w:cs="Times New Roman"/>
                <w:color w:val="000000"/>
                <w:sz w:val="22"/>
                <w:szCs w:val="22"/>
              </w:rPr>
            </w:pPr>
            <w:ins w:id="1036"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nil"/>
              <w:right w:val="nil"/>
            </w:tcBorders>
            <w:shd w:val="clear" w:color="auto" w:fill="auto"/>
            <w:noWrap/>
            <w:vAlign w:val="center"/>
            <w:hideMark/>
            <w:tcPrChange w:id="1037"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3892BD94" w14:textId="77777777" w:rsidR="0080672F" w:rsidRPr="0080672F" w:rsidRDefault="0080672F" w:rsidP="0080672F">
            <w:pPr>
              <w:spacing w:line="240" w:lineRule="auto"/>
              <w:contextualSpacing w:val="0"/>
              <w:jc w:val="center"/>
              <w:rPr>
                <w:ins w:id="1038" w:author="Silver, Ian" w:date="2026-02-16T11:31:00Z" w16du:dateUtc="2026-02-16T16:31:00Z"/>
                <w:rFonts w:eastAsia="Times New Roman" w:cs="Times New Roman"/>
                <w:color w:val="000000"/>
                <w:sz w:val="22"/>
                <w:szCs w:val="22"/>
              </w:rPr>
            </w:pPr>
            <w:ins w:id="1039" w:author="Silver, Ian" w:date="2026-02-16T11:31:00Z" w16du:dateUtc="2026-02-16T16:31:00Z">
              <w:r w:rsidRPr="0080672F">
                <w:rPr>
                  <w:rFonts w:eastAsia="Times New Roman" w:cs="Times New Roman"/>
                  <w:color w:val="000000"/>
                  <w:sz w:val="22"/>
                  <w:szCs w:val="22"/>
                </w:rPr>
                <w:t>1</w:t>
              </w:r>
            </w:ins>
          </w:p>
        </w:tc>
      </w:tr>
      <w:tr w:rsidR="0080672F" w:rsidRPr="0080672F" w14:paraId="6C74A145" w14:textId="77777777" w:rsidTr="0080672F">
        <w:trPr>
          <w:trHeight w:val="20"/>
          <w:ins w:id="1040" w:author="Silver, Ian" w:date="2026-02-16T11:31:00Z"/>
          <w:trPrChange w:id="1041"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042"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6DD21A0A" w14:textId="77777777" w:rsidR="0080672F" w:rsidRPr="0080672F" w:rsidRDefault="0080672F" w:rsidP="0080672F">
            <w:pPr>
              <w:spacing w:line="240" w:lineRule="auto"/>
              <w:contextualSpacing w:val="0"/>
              <w:rPr>
                <w:ins w:id="1043" w:author="Silver, Ian" w:date="2026-02-16T11:31:00Z" w16du:dateUtc="2026-02-16T16:31:00Z"/>
                <w:rFonts w:eastAsia="Times New Roman" w:cs="Times New Roman"/>
                <w:b/>
                <w:bCs/>
                <w:i/>
                <w:iCs/>
                <w:color w:val="000000"/>
                <w:sz w:val="22"/>
                <w:szCs w:val="22"/>
              </w:rPr>
            </w:pPr>
            <w:ins w:id="1044" w:author="Silver, Ian" w:date="2026-02-16T11:31:00Z" w16du:dateUtc="2026-02-16T16:31:00Z">
              <w:r w:rsidRPr="0080672F">
                <w:rPr>
                  <w:rFonts w:eastAsia="Times New Roman" w:cs="Times New Roman"/>
                  <w:b/>
                  <w:bCs/>
                  <w:i/>
                  <w:iCs/>
                  <w:color w:val="000000"/>
                  <w:sz w:val="22"/>
                  <w:szCs w:val="22"/>
                </w:rPr>
                <w:t>Key Covariate (2002-2019)</w:t>
              </w:r>
            </w:ins>
          </w:p>
        </w:tc>
        <w:tc>
          <w:tcPr>
            <w:tcW w:w="685" w:type="pct"/>
            <w:tcBorders>
              <w:top w:val="nil"/>
              <w:left w:val="nil"/>
              <w:bottom w:val="nil"/>
              <w:right w:val="nil"/>
            </w:tcBorders>
            <w:shd w:val="clear" w:color="auto" w:fill="auto"/>
            <w:noWrap/>
            <w:vAlign w:val="bottom"/>
            <w:hideMark/>
            <w:tcPrChange w:id="1045"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303DDA02" w14:textId="77777777" w:rsidR="0080672F" w:rsidRPr="0080672F" w:rsidRDefault="0080672F" w:rsidP="0080672F">
            <w:pPr>
              <w:spacing w:line="240" w:lineRule="auto"/>
              <w:contextualSpacing w:val="0"/>
              <w:rPr>
                <w:ins w:id="1046" w:author="Silver, Ian" w:date="2026-02-16T11:31:00Z" w16du:dateUtc="2026-02-16T16:31:00Z"/>
                <w:rFonts w:eastAsia="Times New Roman" w:cs="Times New Roman"/>
                <w:b/>
                <w:bCs/>
                <w:i/>
                <w:iCs/>
                <w:color w:val="000000"/>
                <w:sz w:val="22"/>
                <w:szCs w:val="22"/>
              </w:rPr>
            </w:pPr>
          </w:p>
        </w:tc>
        <w:tc>
          <w:tcPr>
            <w:tcW w:w="685" w:type="pct"/>
            <w:tcBorders>
              <w:top w:val="nil"/>
              <w:left w:val="nil"/>
              <w:bottom w:val="nil"/>
              <w:right w:val="nil"/>
            </w:tcBorders>
            <w:shd w:val="clear" w:color="auto" w:fill="auto"/>
            <w:noWrap/>
            <w:vAlign w:val="bottom"/>
            <w:hideMark/>
            <w:tcPrChange w:id="1047"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4FE1599D" w14:textId="77777777" w:rsidR="0080672F" w:rsidRPr="0080672F" w:rsidRDefault="0080672F" w:rsidP="0080672F">
            <w:pPr>
              <w:spacing w:line="240" w:lineRule="auto"/>
              <w:contextualSpacing w:val="0"/>
              <w:jc w:val="center"/>
              <w:rPr>
                <w:ins w:id="1048" w:author="Silver, Ian" w:date="2026-02-16T11:31:00Z" w16du:dateUtc="2026-02-16T16:31:00Z"/>
                <w:rFonts w:eastAsia="Times New Roman" w:cs="Times New Roman"/>
                <w:sz w:val="22"/>
                <w:szCs w:val="22"/>
                <w:rPrChange w:id="1049" w:author="Silver, Ian" w:date="2026-02-16T11:32:00Z" w16du:dateUtc="2026-02-16T16:32:00Z">
                  <w:rPr>
                    <w:ins w:id="1050" w:author="Silver, Ian" w:date="2026-02-16T11:31:00Z" w16du:dateUtc="2026-02-16T16:31:00Z"/>
                    <w:rFonts w:eastAsia="Times New Roman" w:cs="Times New Roman"/>
                    <w:sz w:val="20"/>
                    <w:szCs w:val="20"/>
                  </w:rPr>
                </w:rPrChange>
              </w:rPr>
            </w:pPr>
          </w:p>
        </w:tc>
        <w:tc>
          <w:tcPr>
            <w:tcW w:w="685" w:type="pct"/>
            <w:tcBorders>
              <w:top w:val="nil"/>
              <w:left w:val="nil"/>
              <w:bottom w:val="nil"/>
              <w:right w:val="nil"/>
            </w:tcBorders>
            <w:shd w:val="clear" w:color="auto" w:fill="auto"/>
            <w:noWrap/>
            <w:vAlign w:val="bottom"/>
            <w:hideMark/>
            <w:tcPrChange w:id="1051" w:author="Silver, Ian" w:date="2026-02-16T11:32:00Z" w16du:dateUtc="2026-02-16T16:32:00Z">
              <w:tcPr>
                <w:tcW w:w="330" w:type="pct"/>
                <w:tcBorders>
                  <w:top w:val="nil"/>
                  <w:left w:val="nil"/>
                  <w:bottom w:val="nil"/>
                  <w:right w:val="nil"/>
                </w:tcBorders>
                <w:shd w:val="clear" w:color="auto" w:fill="auto"/>
                <w:noWrap/>
                <w:vAlign w:val="bottom"/>
                <w:hideMark/>
              </w:tcPr>
            </w:tcPrChange>
          </w:tcPr>
          <w:p w14:paraId="1337C28A" w14:textId="77777777" w:rsidR="0080672F" w:rsidRPr="0080672F" w:rsidRDefault="0080672F" w:rsidP="0080672F">
            <w:pPr>
              <w:spacing w:line="240" w:lineRule="auto"/>
              <w:contextualSpacing w:val="0"/>
              <w:jc w:val="center"/>
              <w:rPr>
                <w:ins w:id="1052" w:author="Silver, Ian" w:date="2026-02-16T11:31:00Z" w16du:dateUtc="2026-02-16T16:31:00Z"/>
                <w:rFonts w:eastAsia="Times New Roman" w:cs="Times New Roman"/>
                <w:sz w:val="22"/>
                <w:szCs w:val="22"/>
                <w:rPrChange w:id="1053" w:author="Silver, Ian" w:date="2026-02-16T11:32:00Z" w16du:dateUtc="2026-02-16T16:32:00Z">
                  <w:rPr>
                    <w:ins w:id="1054" w:author="Silver, Ian" w:date="2026-02-16T11:31:00Z" w16du:dateUtc="2026-02-16T16:31:00Z"/>
                    <w:rFonts w:eastAsia="Times New Roman" w:cs="Times New Roman"/>
                    <w:sz w:val="20"/>
                    <w:szCs w:val="20"/>
                  </w:rPr>
                </w:rPrChange>
              </w:rPr>
            </w:pPr>
          </w:p>
        </w:tc>
        <w:tc>
          <w:tcPr>
            <w:tcW w:w="685" w:type="pct"/>
            <w:tcBorders>
              <w:top w:val="nil"/>
              <w:left w:val="nil"/>
              <w:bottom w:val="nil"/>
              <w:right w:val="nil"/>
            </w:tcBorders>
            <w:shd w:val="clear" w:color="auto" w:fill="auto"/>
            <w:noWrap/>
            <w:vAlign w:val="bottom"/>
            <w:hideMark/>
            <w:tcPrChange w:id="1055" w:author="Silver, Ian" w:date="2026-02-16T11:32:00Z" w16du:dateUtc="2026-02-16T16:32:00Z">
              <w:tcPr>
                <w:tcW w:w="345" w:type="pct"/>
                <w:tcBorders>
                  <w:top w:val="nil"/>
                  <w:left w:val="nil"/>
                  <w:bottom w:val="nil"/>
                  <w:right w:val="nil"/>
                </w:tcBorders>
                <w:shd w:val="clear" w:color="auto" w:fill="auto"/>
                <w:noWrap/>
                <w:vAlign w:val="bottom"/>
                <w:hideMark/>
              </w:tcPr>
            </w:tcPrChange>
          </w:tcPr>
          <w:p w14:paraId="5D2EEE30" w14:textId="77777777" w:rsidR="0080672F" w:rsidRPr="0080672F" w:rsidRDefault="0080672F" w:rsidP="0080672F">
            <w:pPr>
              <w:spacing w:line="240" w:lineRule="auto"/>
              <w:contextualSpacing w:val="0"/>
              <w:jc w:val="center"/>
              <w:rPr>
                <w:ins w:id="1056" w:author="Silver, Ian" w:date="2026-02-16T11:31:00Z" w16du:dateUtc="2026-02-16T16:31:00Z"/>
                <w:rFonts w:eastAsia="Times New Roman" w:cs="Times New Roman"/>
                <w:sz w:val="22"/>
                <w:szCs w:val="22"/>
                <w:rPrChange w:id="1057" w:author="Silver, Ian" w:date="2026-02-16T11:32:00Z" w16du:dateUtc="2026-02-16T16:32:00Z">
                  <w:rPr>
                    <w:ins w:id="1058" w:author="Silver, Ian" w:date="2026-02-16T11:31:00Z" w16du:dateUtc="2026-02-16T16:31:00Z"/>
                    <w:rFonts w:eastAsia="Times New Roman" w:cs="Times New Roman"/>
                    <w:sz w:val="20"/>
                    <w:szCs w:val="20"/>
                  </w:rPr>
                </w:rPrChange>
              </w:rPr>
            </w:pPr>
          </w:p>
        </w:tc>
      </w:tr>
      <w:tr w:rsidR="0080672F" w:rsidRPr="0080672F" w14:paraId="7C5DB1A6" w14:textId="77777777" w:rsidTr="0080672F">
        <w:trPr>
          <w:trHeight w:val="20"/>
          <w:ins w:id="1059" w:author="Silver, Ian" w:date="2026-02-16T11:31:00Z"/>
          <w:trPrChange w:id="1060"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061"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515BBB3E" w14:textId="77777777" w:rsidR="0080672F" w:rsidRPr="0080672F" w:rsidRDefault="0080672F" w:rsidP="0080672F">
            <w:pPr>
              <w:spacing w:line="240" w:lineRule="auto"/>
              <w:ind w:firstLineChars="100" w:firstLine="220"/>
              <w:contextualSpacing w:val="0"/>
              <w:rPr>
                <w:ins w:id="1062" w:author="Silver, Ian" w:date="2026-02-16T11:31:00Z" w16du:dateUtc="2026-02-16T16:31:00Z"/>
                <w:rFonts w:eastAsia="Times New Roman" w:cs="Times New Roman"/>
                <w:color w:val="000000"/>
                <w:sz w:val="22"/>
                <w:szCs w:val="22"/>
              </w:rPr>
            </w:pPr>
            <w:ins w:id="1063" w:author="Silver, Ian" w:date="2026-02-16T11:31:00Z" w16du:dateUtc="2026-02-16T16:31:00Z">
              <w:r w:rsidRPr="0080672F">
                <w:rPr>
                  <w:rFonts w:eastAsia="Times New Roman" w:cs="Times New Roman"/>
                  <w:color w:val="000000"/>
                  <w:sz w:val="22"/>
                  <w:szCs w:val="22"/>
                </w:rPr>
                <w:t>Federal Medicaid Expenditures (in Trillions)</w:t>
              </w:r>
            </w:ins>
          </w:p>
        </w:tc>
        <w:tc>
          <w:tcPr>
            <w:tcW w:w="685" w:type="pct"/>
            <w:tcBorders>
              <w:top w:val="nil"/>
              <w:left w:val="nil"/>
              <w:bottom w:val="nil"/>
              <w:right w:val="nil"/>
            </w:tcBorders>
            <w:shd w:val="clear" w:color="auto" w:fill="auto"/>
            <w:noWrap/>
            <w:vAlign w:val="center"/>
            <w:hideMark/>
            <w:tcPrChange w:id="1064"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472B1802" w14:textId="77777777" w:rsidR="0080672F" w:rsidRPr="0080672F" w:rsidRDefault="0080672F" w:rsidP="0080672F">
            <w:pPr>
              <w:spacing w:line="240" w:lineRule="auto"/>
              <w:contextualSpacing w:val="0"/>
              <w:jc w:val="center"/>
              <w:rPr>
                <w:ins w:id="1065" w:author="Silver, Ian" w:date="2026-02-16T11:31:00Z" w16du:dateUtc="2026-02-16T16:31:00Z"/>
                <w:rFonts w:eastAsia="Times New Roman" w:cs="Times New Roman"/>
                <w:color w:val="000000"/>
                <w:sz w:val="22"/>
                <w:szCs w:val="22"/>
              </w:rPr>
            </w:pPr>
            <w:ins w:id="1066" w:author="Silver, Ian" w:date="2026-02-16T11:31:00Z" w16du:dateUtc="2026-02-16T16:31:00Z">
              <w:r w:rsidRPr="0080672F">
                <w:rPr>
                  <w:rFonts w:eastAsia="Times New Roman" w:cs="Times New Roman"/>
                  <w:color w:val="000000"/>
                  <w:sz w:val="22"/>
                  <w:szCs w:val="22"/>
                </w:rPr>
                <w:t>0.24</w:t>
              </w:r>
            </w:ins>
          </w:p>
        </w:tc>
        <w:tc>
          <w:tcPr>
            <w:tcW w:w="685" w:type="pct"/>
            <w:tcBorders>
              <w:top w:val="nil"/>
              <w:left w:val="nil"/>
              <w:bottom w:val="nil"/>
              <w:right w:val="nil"/>
            </w:tcBorders>
            <w:shd w:val="clear" w:color="auto" w:fill="auto"/>
            <w:noWrap/>
            <w:vAlign w:val="center"/>
            <w:hideMark/>
            <w:tcPrChange w:id="1067"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5B44E070" w14:textId="77777777" w:rsidR="0080672F" w:rsidRPr="0080672F" w:rsidRDefault="0080672F" w:rsidP="0080672F">
            <w:pPr>
              <w:spacing w:line="240" w:lineRule="auto"/>
              <w:contextualSpacing w:val="0"/>
              <w:jc w:val="center"/>
              <w:rPr>
                <w:ins w:id="1068" w:author="Silver, Ian" w:date="2026-02-16T11:31:00Z" w16du:dateUtc="2026-02-16T16:31:00Z"/>
                <w:rFonts w:eastAsia="Times New Roman" w:cs="Times New Roman"/>
                <w:color w:val="000000"/>
                <w:sz w:val="22"/>
                <w:szCs w:val="22"/>
              </w:rPr>
            </w:pPr>
            <w:ins w:id="1069" w:author="Silver, Ian" w:date="2026-02-16T11:31:00Z" w16du:dateUtc="2026-02-16T16:31:00Z">
              <w:r w:rsidRPr="0080672F">
                <w:rPr>
                  <w:rFonts w:eastAsia="Times New Roman" w:cs="Times New Roman"/>
                  <w:color w:val="000000"/>
                  <w:sz w:val="22"/>
                  <w:szCs w:val="22"/>
                </w:rPr>
                <w:t>0.08</w:t>
              </w:r>
            </w:ins>
          </w:p>
        </w:tc>
        <w:tc>
          <w:tcPr>
            <w:tcW w:w="685" w:type="pct"/>
            <w:tcBorders>
              <w:top w:val="nil"/>
              <w:left w:val="nil"/>
              <w:bottom w:val="nil"/>
              <w:right w:val="nil"/>
            </w:tcBorders>
            <w:shd w:val="clear" w:color="auto" w:fill="auto"/>
            <w:noWrap/>
            <w:vAlign w:val="center"/>
            <w:hideMark/>
            <w:tcPrChange w:id="1070"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7C630F1C" w14:textId="77777777" w:rsidR="0080672F" w:rsidRPr="0080672F" w:rsidRDefault="0080672F" w:rsidP="0080672F">
            <w:pPr>
              <w:spacing w:line="240" w:lineRule="auto"/>
              <w:contextualSpacing w:val="0"/>
              <w:jc w:val="center"/>
              <w:rPr>
                <w:ins w:id="1071" w:author="Silver, Ian" w:date="2026-02-16T11:31:00Z" w16du:dateUtc="2026-02-16T16:31:00Z"/>
                <w:rFonts w:eastAsia="Times New Roman" w:cs="Times New Roman"/>
                <w:color w:val="000000"/>
                <w:sz w:val="22"/>
                <w:szCs w:val="22"/>
              </w:rPr>
            </w:pPr>
            <w:ins w:id="1072" w:author="Silver, Ian" w:date="2026-02-16T11:31:00Z" w16du:dateUtc="2026-02-16T16:31:00Z">
              <w:r w:rsidRPr="0080672F">
                <w:rPr>
                  <w:rFonts w:eastAsia="Times New Roman" w:cs="Times New Roman"/>
                  <w:color w:val="000000"/>
                  <w:sz w:val="22"/>
                  <w:szCs w:val="22"/>
                </w:rPr>
                <w:t>0.15</w:t>
              </w:r>
            </w:ins>
          </w:p>
        </w:tc>
        <w:tc>
          <w:tcPr>
            <w:tcW w:w="685" w:type="pct"/>
            <w:tcBorders>
              <w:top w:val="nil"/>
              <w:left w:val="nil"/>
              <w:bottom w:val="nil"/>
              <w:right w:val="nil"/>
            </w:tcBorders>
            <w:shd w:val="clear" w:color="auto" w:fill="auto"/>
            <w:noWrap/>
            <w:vAlign w:val="center"/>
            <w:hideMark/>
            <w:tcPrChange w:id="1073"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7F47B0FC" w14:textId="77777777" w:rsidR="0080672F" w:rsidRPr="0080672F" w:rsidRDefault="0080672F" w:rsidP="0080672F">
            <w:pPr>
              <w:spacing w:line="240" w:lineRule="auto"/>
              <w:contextualSpacing w:val="0"/>
              <w:jc w:val="center"/>
              <w:rPr>
                <w:ins w:id="1074" w:author="Silver, Ian" w:date="2026-02-16T11:31:00Z" w16du:dateUtc="2026-02-16T16:31:00Z"/>
                <w:rFonts w:eastAsia="Times New Roman" w:cs="Times New Roman"/>
                <w:color w:val="000000"/>
                <w:sz w:val="22"/>
                <w:szCs w:val="22"/>
              </w:rPr>
            </w:pPr>
            <w:ins w:id="1075" w:author="Silver, Ian" w:date="2026-02-16T11:31:00Z" w16du:dateUtc="2026-02-16T16:31:00Z">
              <w:r w:rsidRPr="0080672F">
                <w:rPr>
                  <w:rFonts w:eastAsia="Times New Roman" w:cs="Times New Roman"/>
                  <w:color w:val="000000"/>
                  <w:sz w:val="22"/>
                  <w:szCs w:val="22"/>
                </w:rPr>
                <w:t>0.39</w:t>
              </w:r>
            </w:ins>
          </w:p>
        </w:tc>
      </w:tr>
      <w:tr w:rsidR="0080672F" w:rsidRPr="0080672F" w14:paraId="0B147FE2" w14:textId="77777777" w:rsidTr="0080672F">
        <w:trPr>
          <w:trHeight w:val="20"/>
          <w:ins w:id="1076" w:author="Silver, Ian" w:date="2026-02-16T11:31:00Z"/>
          <w:trPrChange w:id="1077"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bottom"/>
            <w:hideMark/>
            <w:tcPrChange w:id="1078" w:author="Silver, Ian" w:date="2026-02-16T11:32:00Z" w16du:dateUtc="2026-02-16T16:32:00Z">
              <w:tcPr>
                <w:tcW w:w="3482" w:type="pct"/>
                <w:gridSpan w:val="2"/>
                <w:tcBorders>
                  <w:top w:val="nil"/>
                  <w:left w:val="nil"/>
                  <w:bottom w:val="nil"/>
                  <w:right w:val="nil"/>
                </w:tcBorders>
                <w:shd w:val="clear" w:color="auto" w:fill="auto"/>
                <w:noWrap/>
                <w:vAlign w:val="bottom"/>
                <w:hideMark/>
              </w:tcPr>
            </w:tcPrChange>
          </w:tcPr>
          <w:p w14:paraId="3175221E" w14:textId="77777777" w:rsidR="0080672F" w:rsidRPr="0080672F" w:rsidRDefault="0080672F">
            <w:pPr>
              <w:spacing w:line="240" w:lineRule="auto"/>
              <w:ind w:left="180"/>
              <w:contextualSpacing w:val="0"/>
              <w:rPr>
                <w:ins w:id="1079" w:author="Silver, Ian" w:date="2026-02-16T11:31:00Z" w16du:dateUtc="2026-02-16T16:31:00Z"/>
                <w:rFonts w:eastAsia="Times New Roman" w:cs="Times New Roman"/>
                <w:color w:val="000000"/>
                <w:sz w:val="22"/>
                <w:szCs w:val="22"/>
                <w:rPrChange w:id="1080" w:author="Silver, Ian" w:date="2026-02-16T11:32:00Z" w16du:dateUtc="2026-02-16T16:32:00Z">
                  <w:rPr>
                    <w:ins w:id="1081" w:author="Silver, Ian" w:date="2026-02-16T11:31:00Z" w16du:dateUtc="2026-02-16T16:31:00Z"/>
                    <w:rFonts w:ascii="Aptos Narrow" w:eastAsia="Times New Roman" w:hAnsi="Aptos Narrow" w:cs="Times New Roman"/>
                    <w:color w:val="000000"/>
                    <w:sz w:val="22"/>
                    <w:szCs w:val="22"/>
                  </w:rPr>
                </w:rPrChange>
              </w:rPr>
              <w:pPrChange w:id="1082" w:author="Silver, Ian" w:date="2026-02-16T11:33:00Z" w16du:dateUtc="2026-02-16T16:33:00Z">
                <w:pPr>
                  <w:spacing w:line="240" w:lineRule="auto"/>
                  <w:contextualSpacing w:val="0"/>
                </w:pPr>
              </w:pPrChange>
            </w:pPr>
            <w:ins w:id="1083" w:author="Silver, Ian" w:date="2026-02-16T11:31:00Z" w16du:dateUtc="2026-02-16T16:31:00Z">
              <w:r w:rsidRPr="0080672F">
                <w:rPr>
                  <w:rFonts w:eastAsia="Times New Roman" w:cs="Times New Roman"/>
                  <w:color w:val="000000"/>
                  <w:sz w:val="22"/>
                  <w:szCs w:val="22"/>
                  <w:rPrChange w:id="1084" w:author="Silver, Ian" w:date="2026-02-16T11:32:00Z" w16du:dateUtc="2026-02-16T16:32:00Z">
                    <w:rPr>
                      <w:rFonts w:ascii="Aptos Narrow" w:eastAsia="Times New Roman" w:hAnsi="Aptos Narrow" w:cs="Times New Roman"/>
                      <w:color w:val="000000"/>
                      <w:sz w:val="22"/>
                      <w:szCs w:val="22"/>
                    </w:rPr>
                  </w:rPrChange>
                </w:rPr>
                <w:t>State Medicaid Expenditures (in Trillions)</w:t>
              </w:r>
            </w:ins>
          </w:p>
        </w:tc>
        <w:tc>
          <w:tcPr>
            <w:tcW w:w="685" w:type="pct"/>
            <w:tcBorders>
              <w:top w:val="nil"/>
              <w:left w:val="nil"/>
              <w:bottom w:val="nil"/>
              <w:right w:val="nil"/>
            </w:tcBorders>
            <w:shd w:val="clear" w:color="auto" w:fill="auto"/>
            <w:noWrap/>
            <w:vAlign w:val="center"/>
            <w:hideMark/>
            <w:tcPrChange w:id="1085"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75AAB9A1" w14:textId="77777777" w:rsidR="0080672F" w:rsidRPr="0080672F" w:rsidRDefault="0080672F" w:rsidP="0080672F">
            <w:pPr>
              <w:spacing w:line="240" w:lineRule="auto"/>
              <w:contextualSpacing w:val="0"/>
              <w:jc w:val="center"/>
              <w:rPr>
                <w:ins w:id="1086" w:author="Silver, Ian" w:date="2026-02-16T11:31:00Z" w16du:dateUtc="2026-02-16T16:31:00Z"/>
                <w:rFonts w:eastAsia="Times New Roman" w:cs="Times New Roman"/>
                <w:color w:val="000000"/>
                <w:sz w:val="22"/>
                <w:szCs w:val="22"/>
              </w:rPr>
            </w:pPr>
            <w:ins w:id="1087" w:author="Silver, Ian" w:date="2026-02-16T11:31:00Z" w16du:dateUtc="2026-02-16T16:31:00Z">
              <w:r w:rsidRPr="0080672F">
                <w:rPr>
                  <w:rFonts w:eastAsia="Times New Roman" w:cs="Times New Roman"/>
                  <w:color w:val="000000"/>
                  <w:sz w:val="22"/>
                  <w:szCs w:val="22"/>
                </w:rPr>
                <w:t>0.15</w:t>
              </w:r>
            </w:ins>
          </w:p>
        </w:tc>
        <w:tc>
          <w:tcPr>
            <w:tcW w:w="685" w:type="pct"/>
            <w:tcBorders>
              <w:top w:val="nil"/>
              <w:left w:val="nil"/>
              <w:bottom w:val="nil"/>
              <w:right w:val="nil"/>
            </w:tcBorders>
            <w:shd w:val="clear" w:color="auto" w:fill="auto"/>
            <w:noWrap/>
            <w:vAlign w:val="center"/>
            <w:hideMark/>
            <w:tcPrChange w:id="1088"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31A0426F" w14:textId="77777777" w:rsidR="0080672F" w:rsidRPr="0080672F" w:rsidRDefault="0080672F" w:rsidP="0080672F">
            <w:pPr>
              <w:spacing w:line="240" w:lineRule="auto"/>
              <w:contextualSpacing w:val="0"/>
              <w:jc w:val="center"/>
              <w:rPr>
                <w:ins w:id="1089" w:author="Silver, Ian" w:date="2026-02-16T11:31:00Z" w16du:dateUtc="2026-02-16T16:31:00Z"/>
                <w:rFonts w:eastAsia="Times New Roman" w:cs="Times New Roman"/>
                <w:color w:val="000000"/>
                <w:sz w:val="22"/>
                <w:szCs w:val="22"/>
              </w:rPr>
            </w:pPr>
            <w:ins w:id="1090" w:author="Silver, Ian" w:date="2026-02-16T11:31:00Z" w16du:dateUtc="2026-02-16T16:31:00Z">
              <w:r w:rsidRPr="0080672F">
                <w:rPr>
                  <w:rFonts w:eastAsia="Times New Roman" w:cs="Times New Roman"/>
                  <w:color w:val="000000"/>
                  <w:sz w:val="22"/>
                  <w:szCs w:val="22"/>
                </w:rPr>
                <w:t>0.04</w:t>
              </w:r>
            </w:ins>
          </w:p>
        </w:tc>
        <w:tc>
          <w:tcPr>
            <w:tcW w:w="685" w:type="pct"/>
            <w:tcBorders>
              <w:top w:val="nil"/>
              <w:left w:val="nil"/>
              <w:bottom w:val="nil"/>
              <w:right w:val="nil"/>
            </w:tcBorders>
            <w:shd w:val="clear" w:color="auto" w:fill="auto"/>
            <w:noWrap/>
            <w:vAlign w:val="center"/>
            <w:hideMark/>
            <w:tcPrChange w:id="1091"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6C217A5B" w14:textId="77777777" w:rsidR="0080672F" w:rsidRPr="0080672F" w:rsidRDefault="0080672F" w:rsidP="0080672F">
            <w:pPr>
              <w:spacing w:line="240" w:lineRule="auto"/>
              <w:contextualSpacing w:val="0"/>
              <w:jc w:val="center"/>
              <w:rPr>
                <w:ins w:id="1092" w:author="Silver, Ian" w:date="2026-02-16T11:31:00Z" w16du:dateUtc="2026-02-16T16:31:00Z"/>
                <w:rFonts w:eastAsia="Times New Roman" w:cs="Times New Roman"/>
                <w:color w:val="000000"/>
                <w:sz w:val="22"/>
                <w:szCs w:val="22"/>
              </w:rPr>
            </w:pPr>
            <w:ins w:id="1093" w:author="Silver, Ian" w:date="2026-02-16T11:31:00Z" w16du:dateUtc="2026-02-16T16:31:00Z">
              <w:r w:rsidRPr="0080672F">
                <w:rPr>
                  <w:rFonts w:eastAsia="Times New Roman" w:cs="Times New Roman"/>
                  <w:color w:val="000000"/>
                  <w:sz w:val="22"/>
                  <w:szCs w:val="22"/>
                </w:rPr>
                <w:t>0.10</w:t>
              </w:r>
            </w:ins>
          </w:p>
        </w:tc>
        <w:tc>
          <w:tcPr>
            <w:tcW w:w="685" w:type="pct"/>
            <w:tcBorders>
              <w:top w:val="nil"/>
              <w:left w:val="nil"/>
              <w:bottom w:val="nil"/>
              <w:right w:val="nil"/>
            </w:tcBorders>
            <w:shd w:val="clear" w:color="auto" w:fill="auto"/>
            <w:noWrap/>
            <w:vAlign w:val="center"/>
            <w:hideMark/>
            <w:tcPrChange w:id="1094"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5B5FF3B0" w14:textId="77777777" w:rsidR="0080672F" w:rsidRPr="0080672F" w:rsidRDefault="0080672F" w:rsidP="0080672F">
            <w:pPr>
              <w:spacing w:line="240" w:lineRule="auto"/>
              <w:contextualSpacing w:val="0"/>
              <w:jc w:val="center"/>
              <w:rPr>
                <w:ins w:id="1095" w:author="Silver, Ian" w:date="2026-02-16T11:31:00Z" w16du:dateUtc="2026-02-16T16:31:00Z"/>
                <w:rFonts w:eastAsia="Times New Roman" w:cs="Times New Roman"/>
                <w:color w:val="000000"/>
                <w:sz w:val="22"/>
                <w:szCs w:val="22"/>
              </w:rPr>
            </w:pPr>
            <w:ins w:id="1096" w:author="Silver, Ian" w:date="2026-02-16T11:31:00Z" w16du:dateUtc="2026-02-16T16:31:00Z">
              <w:r w:rsidRPr="0080672F">
                <w:rPr>
                  <w:rFonts w:eastAsia="Times New Roman" w:cs="Times New Roman"/>
                  <w:color w:val="000000"/>
                  <w:sz w:val="22"/>
                  <w:szCs w:val="22"/>
                </w:rPr>
                <w:t>0.23</w:t>
              </w:r>
            </w:ins>
          </w:p>
        </w:tc>
      </w:tr>
      <w:tr w:rsidR="0080672F" w:rsidRPr="0080672F" w14:paraId="1FDF49D4" w14:textId="77777777" w:rsidTr="0080672F">
        <w:trPr>
          <w:trHeight w:val="20"/>
          <w:ins w:id="1097" w:author="Silver, Ian" w:date="2026-02-16T11:31:00Z"/>
          <w:trPrChange w:id="1098"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099"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2C7AA585" w14:textId="77777777" w:rsidR="0080672F" w:rsidRPr="0080672F" w:rsidRDefault="0080672F" w:rsidP="0080672F">
            <w:pPr>
              <w:spacing w:line="240" w:lineRule="auto"/>
              <w:contextualSpacing w:val="0"/>
              <w:rPr>
                <w:ins w:id="1100" w:author="Silver, Ian" w:date="2026-02-16T11:31:00Z" w16du:dateUtc="2026-02-16T16:31:00Z"/>
                <w:rFonts w:eastAsia="Times New Roman" w:cs="Times New Roman"/>
                <w:b/>
                <w:bCs/>
                <w:i/>
                <w:iCs/>
                <w:color w:val="000000"/>
                <w:sz w:val="22"/>
                <w:szCs w:val="22"/>
              </w:rPr>
            </w:pPr>
            <w:ins w:id="1101" w:author="Silver, Ian" w:date="2026-02-16T11:31:00Z" w16du:dateUtc="2026-02-16T16:31:00Z">
              <w:r w:rsidRPr="0080672F">
                <w:rPr>
                  <w:rFonts w:eastAsia="Times New Roman" w:cs="Times New Roman"/>
                  <w:b/>
                  <w:bCs/>
                  <w:i/>
                  <w:iCs/>
                  <w:color w:val="000000"/>
                  <w:sz w:val="22"/>
                  <w:szCs w:val="22"/>
                </w:rPr>
                <w:t>Time Varying Covariates (2002-2019)</w:t>
              </w:r>
            </w:ins>
          </w:p>
        </w:tc>
        <w:tc>
          <w:tcPr>
            <w:tcW w:w="685" w:type="pct"/>
            <w:tcBorders>
              <w:top w:val="nil"/>
              <w:left w:val="nil"/>
              <w:bottom w:val="nil"/>
              <w:right w:val="nil"/>
            </w:tcBorders>
            <w:shd w:val="clear" w:color="auto" w:fill="auto"/>
            <w:noWrap/>
            <w:vAlign w:val="bottom"/>
            <w:hideMark/>
            <w:tcPrChange w:id="1102"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782C9D6E" w14:textId="77777777" w:rsidR="0080672F" w:rsidRPr="0080672F" w:rsidRDefault="0080672F" w:rsidP="0080672F">
            <w:pPr>
              <w:spacing w:line="240" w:lineRule="auto"/>
              <w:contextualSpacing w:val="0"/>
              <w:rPr>
                <w:ins w:id="1103" w:author="Silver, Ian" w:date="2026-02-16T11:31:00Z" w16du:dateUtc="2026-02-16T16:31:00Z"/>
                <w:rFonts w:eastAsia="Times New Roman" w:cs="Times New Roman"/>
                <w:b/>
                <w:bCs/>
                <w:i/>
                <w:iCs/>
                <w:color w:val="000000"/>
                <w:sz w:val="22"/>
                <w:szCs w:val="22"/>
              </w:rPr>
            </w:pPr>
          </w:p>
        </w:tc>
        <w:tc>
          <w:tcPr>
            <w:tcW w:w="685" w:type="pct"/>
            <w:tcBorders>
              <w:top w:val="nil"/>
              <w:left w:val="nil"/>
              <w:bottom w:val="nil"/>
              <w:right w:val="nil"/>
            </w:tcBorders>
            <w:shd w:val="clear" w:color="auto" w:fill="auto"/>
            <w:noWrap/>
            <w:vAlign w:val="bottom"/>
            <w:hideMark/>
            <w:tcPrChange w:id="1104"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62A0750D" w14:textId="77777777" w:rsidR="0080672F" w:rsidRPr="0080672F" w:rsidRDefault="0080672F" w:rsidP="0080672F">
            <w:pPr>
              <w:spacing w:line="240" w:lineRule="auto"/>
              <w:contextualSpacing w:val="0"/>
              <w:jc w:val="center"/>
              <w:rPr>
                <w:ins w:id="1105" w:author="Silver, Ian" w:date="2026-02-16T11:31:00Z" w16du:dateUtc="2026-02-16T16:31:00Z"/>
                <w:rFonts w:eastAsia="Times New Roman" w:cs="Times New Roman"/>
                <w:sz w:val="22"/>
                <w:szCs w:val="22"/>
                <w:rPrChange w:id="1106" w:author="Silver, Ian" w:date="2026-02-16T11:32:00Z" w16du:dateUtc="2026-02-16T16:32:00Z">
                  <w:rPr>
                    <w:ins w:id="1107" w:author="Silver, Ian" w:date="2026-02-16T11:31:00Z" w16du:dateUtc="2026-02-16T16:31:00Z"/>
                    <w:rFonts w:eastAsia="Times New Roman" w:cs="Times New Roman"/>
                    <w:sz w:val="20"/>
                    <w:szCs w:val="20"/>
                  </w:rPr>
                </w:rPrChange>
              </w:rPr>
            </w:pPr>
          </w:p>
        </w:tc>
        <w:tc>
          <w:tcPr>
            <w:tcW w:w="685" w:type="pct"/>
            <w:tcBorders>
              <w:top w:val="nil"/>
              <w:left w:val="nil"/>
              <w:bottom w:val="nil"/>
              <w:right w:val="nil"/>
            </w:tcBorders>
            <w:shd w:val="clear" w:color="auto" w:fill="auto"/>
            <w:noWrap/>
            <w:vAlign w:val="bottom"/>
            <w:hideMark/>
            <w:tcPrChange w:id="1108" w:author="Silver, Ian" w:date="2026-02-16T11:32:00Z" w16du:dateUtc="2026-02-16T16:32:00Z">
              <w:tcPr>
                <w:tcW w:w="330" w:type="pct"/>
                <w:tcBorders>
                  <w:top w:val="nil"/>
                  <w:left w:val="nil"/>
                  <w:bottom w:val="nil"/>
                  <w:right w:val="nil"/>
                </w:tcBorders>
                <w:shd w:val="clear" w:color="auto" w:fill="auto"/>
                <w:noWrap/>
                <w:vAlign w:val="bottom"/>
                <w:hideMark/>
              </w:tcPr>
            </w:tcPrChange>
          </w:tcPr>
          <w:p w14:paraId="40B769BC" w14:textId="77777777" w:rsidR="0080672F" w:rsidRPr="0080672F" w:rsidRDefault="0080672F" w:rsidP="0080672F">
            <w:pPr>
              <w:spacing w:line="240" w:lineRule="auto"/>
              <w:contextualSpacing w:val="0"/>
              <w:jc w:val="center"/>
              <w:rPr>
                <w:ins w:id="1109" w:author="Silver, Ian" w:date="2026-02-16T11:31:00Z" w16du:dateUtc="2026-02-16T16:31:00Z"/>
                <w:rFonts w:eastAsia="Times New Roman" w:cs="Times New Roman"/>
                <w:sz w:val="22"/>
                <w:szCs w:val="22"/>
                <w:rPrChange w:id="1110" w:author="Silver, Ian" w:date="2026-02-16T11:32:00Z" w16du:dateUtc="2026-02-16T16:32:00Z">
                  <w:rPr>
                    <w:ins w:id="1111" w:author="Silver, Ian" w:date="2026-02-16T11:31:00Z" w16du:dateUtc="2026-02-16T16:31:00Z"/>
                    <w:rFonts w:eastAsia="Times New Roman" w:cs="Times New Roman"/>
                    <w:sz w:val="20"/>
                    <w:szCs w:val="20"/>
                  </w:rPr>
                </w:rPrChange>
              </w:rPr>
            </w:pPr>
          </w:p>
        </w:tc>
        <w:tc>
          <w:tcPr>
            <w:tcW w:w="685" w:type="pct"/>
            <w:tcBorders>
              <w:top w:val="nil"/>
              <w:left w:val="nil"/>
              <w:bottom w:val="nil"/>
              <w:right w:val="nil"/>
            </w:tcBorders>
            <w:shd w:val="clear" w:color="auto" w:fill="auto"/>
            <w:noWrap/>
            <w:vAlign w:val="bottom"/>
            <w:hideMark/>
            <w:tcPrChange w:id="1112" w:author="Silver, Ian" w:date="2026-02-16T11:32:00Z" w16du:dateUtc="2026-02-16T16:32:00Z">
              <w:tcPr>
                <w:tcW w:w="345" w:type="pct"/>
                <w:tcBorders>
                  <w:top w:val="nil"/>
                  <w:left w:val="nil"/>
                  <w:bottom w:val="nil"/>
                  <w:right w:val="nil"/>
                </w:tcBorders>
                <w:shd w:val="clear" w:color="auto" w:fill="auto"/>
                <w:noWrap/>
                <w:vAlign w:val="bottom"/>
                <w:hideMark/>
              </w:tcPr>
            </w:tcPrChange>
          </w:tcPr>
          <w:p w14:paraId="57602E5B" w14:textId="77777777" w:rsidR="0080672F" w:rsidRPr="0080672F" w:rsidRDefault="0080672F" w:rsidP="0080672F">
            <w:pPr>
              <w:spacing w:line="240" w:lineRule="auto"/>
              <w:contextualSpacing w:val="0"/>
              <w:jc w:val="center"/>
              <w:rPr>
                <w:ins w:id="1113" w:author="Silver, Ian" w:date="2026-02-16T11:31:00Z" w16du:dateUtc="2026-02-16T16:31:00Z"/>
                <w:rFonts w:eastAsia="Times New Roman" w:cs="Times New Roman"/>
                <w:sz w:val="22"/>
                <w:szCs w:val="22"/>
                <w:rPrChange w:id="1114" w:author="Silver, Ian" w:date="2026-02-16T11:32:00Z" w16du:dateUtc="2026-02-16T16:32:00Z">
                  <w:rPr>
                    <w:ins w:id="1115" w:author="Silver, Ian" w:date="2026-02-16T11:31:00Z" w16du:dateUtc="2026-02-16T16:31:00Z"/>
                    <w:rFonts w:eastAsia="Times New Roman" w:cs="Times New Roman"/>
                    <w:sz w:val="20"/>
                    <w:szCs w:val="20"/>
                  </w:rPr>
                </w:rPrChange>
              </w:rPr>
            </w:pPr>
          </w:p>
        </w:tc>
      </w:tr>
      <w:tr w:rsidR="0080672F" w:rsidRPr="0080672F" w14:paraId="56D27AC1" w14:textId="77777777" w:rsidTr="0080672F">
        <w:trPr>
          <w:trHeight w:val="20"/>
          <w:ins w:id="1116" w:author="Silver, Ian" w:date="2026-02-16T11:31:00Z"/>
          <w:trPrChange w:id="1117"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118"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54200BA7" w14:textId="77777777" w:rsidR="0080672F" w:rsidRPr="0080672F" w:rsidRDefault="0080672F" w:rsidP="0080672F">
            <w:pPr>
              <w:spacing w:line="240" w:lineRule="auto"/>
              <w:ind w:firstLineChars="100" w:firstLine="220"/>
              <w:contextualSpacing w:val="0"/>
              <w:rPr>
                <w:ins w:id="1119" w:author="Silver, Ian" w:date="2026-02-16T11:31:00Z" w16du:dateUtc="2026-02-16T16:31:00Z"/>
                <w:rFonts w:eastAsia="Times New Roman" w:cs="Times New Roman"/>
                <w:color w:val="000000"/>
                <w:sz w:val="22"/>
                <w:szCs w:val="22"/>
              </w:rPr>
            </w:pPr>
            <w:ins w:id="1120" w:author="Silver, Ian" w:date="2026-02-16T11:31:00Z" w16du:dateUtc="2026-02-16T16:31:00Z">
              <w:r w:rsidRPr="0080672F">
                <w:rPr>
                  <w:rFonts w:eastAsia="Times New Roman" w:cs="Times New Roman"/>
                  <w:color w:val="000000"/>
                  <w:sz w:val="22"/>
                  <w:szCs w:val="22"/>
                </w:rPr>
                <w:t xml:space="preserve">Wave </w:t>
              </w:r>
            </w:ins>
          </w:p>
        </w:tc>
        <w:tc>
          <w:tcPr>
            <w:tcW w:w="685" w:type="pct"/>
            <w:tcBorders>
              <w:top w:val="nil"/>
              <w:left w:val="nil"/>
              <w:bottom w:val="nil"/>
              <w:right w:val="nil"/>
            </w:tcBorders>
            <w:shd w:val="clear" w:color="auto" w:fill="auto"/>
            <w:noWrap/>
            <w:vAlign w:val="bottom"/>
            <w:hideMark/>
            <w:tcPrChange w:id="1121"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6C6BE400" w14:textId="77777777" w:rsidR="0080672F" w:rsidRPr="0080672F" w:rsidRDefault="0080672F" w:rsidP="0080672F">
            <w:pPr>
              <w:spacing w:line="240" w:lineRule="auto"/>
              <w:contextualSpacing w:val="0"/>
              <w:jc w:val="center"/>
              <w:rPr>
                <w:ins w:id="1122" w:author="Silver, Ian" w:date="2026-02-16T11:31:00Z" w16du:dateUtc="2026-02-16T16:31:00Z"/>
                <w:rFonts w:eastAsia="Times New Roman" w:cs="Times New Roman"/>
                <w:color w:val="000000"/>
                <w:sz w:val="22"/>
                <w:szCs w:val="22"/>
                <w:rPrChange w:id="1123" w:author="Silver, Ian" w:date="2026-02-16T11:32:00Z" w16du:dateUtc="2026-02-16T16:32:00Z">
                  <w:rPr>
                    <w:ins w:id="1124" w:author="Silver, Ian" w:date="2026-02-16T11:31:00Z" w16du:dateUtc="2026-02-16T16:31:00Z"/>
                    <w:rFonts w:ascii="Aptos Narrow" w:eastAsia="Times New Roman" w:hAnsi="Aptos Narrow" w:cs="Times New Roman"/>
                    <w:color w:val="000000"/>
                    <w:sz w:val="22"/>
                    <w:szCs w:val="22"/>
                  </w:rPr>
                </w:rPrChange>
              </w:rPr>
            </w:pPr>
            <w:ins w:id="1125" w:author="Silver, Ian" w:date="2026-02-16T11:31:00Z" w16du:dateUtc="2026-02-16T16:31:00Z">
              <w:r w:rsidRPr="0080672F">
                <w:rPr>
                  <w:rFonts w:eastAsia="Times New Roman" w:cs="Times New Roman"/>
                  <w:color w:val="000000"/>
                  <w:sz w:val="22"/>
                  <w:szCs w:val="22"/>
                  <w:rPrChange w:id="1126" w:author="Silver, Ian" w:date="2026-02-16T11:32:00Z" w16du:dateUtc="2026-02-16T16:32:00Z">
                    <w:rPr>
                      <w:rFonts w:ascii="Aptos Narrow" w:eastAsia="Times New Roman" w:hAnsi="Aptos Narrow" w:cs="Times New Roman"/>
                      <w:color w:val="000000"/>
                      <w:sz w:val="22"/>
                      <w:szCs w:val="22"/>
                    </w:rPr>
                  </w:rPrChange>
                </w:rPr>
                <w:t>8.57</w:t>
              </w:r>
            </w:ins>
          </w:p>
        </w:tc>
        <w:tc>
          <w:tcPr>
            <w:tcW w:w="685" w:type="pct"/>
            <w:tcBorders>
              <w:top w:val="nil"/>
              <w:left w:val="nil"/>
              <w:bottom w:val="nil"/>
              <w:right w:val="nil"/>
            </w:tcBorders>
            <w:shd w:val="clear" w:color="auto" w:fill="auto"/>
            <w:noWrap/>
            <w:vAlign w:val="bottom"/>
            <w:hideMark/>
            <w:tcPrChange w:id="1127"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0216C825" w14:textId="77777777" w:rsidR="0080672F" w:rsidRPr="0080672F" w:rsidRDefault="0080672F" w:rsidP="0080672F">
            <w:pPr>
              <w:spacing w:line="240" w:lineRule="auto"/>
              <w:contextualSpacing w:val="0"/>
              <w:jc w:val="center"/>
              <w:rPr>
                <w:ins w:id="1128" w:author="Silver, Ian" w:date="2026-02-16T11:31:00Z" w16du:dateUtc="2026-02-16T16:31:00Z"/>
                <w:rFonts w:eastAsia="Times New Roman" w:cs="Times New Roman"/>
                <w:color w:val="000000"/>
                <w:sz w:val="22"/>
                <w:szCs w:val="22"/>
                <w:rPrChange w:id="1129" w:author="Silver, Ian" w:date="2026-02-16T11:32:00Z" w16du:dateUtc="2026-02-16T16:32:00Z">
                  <w:rPr>
                    <w:ins w:id="1130" w:author="Silver, Ian" w:date="2026-02-16T11:31:00Z" w16du:dateUtc="2026-02-16T16:31:00Z"/>
                    <w:rFonts w:ascii="Aptos Narrow" w:eastAsia="Times New Roman" w:hAnsi="Aptos Narrow" w:cs="Times New Roman"/>
                    <w:color w:val="000000"/>
                    <w:sz w:val="22"/>
                    <w:szCs w:val="22"/>
                  </w:rPr>
                </w:rPrChange>
              </w:rPr>
            </w:pPr>
            <w:ins w:id="1131" w:author="Silver, Ian" w:date="2026-02-16T11:31:00Z" w16du:dateUtc="2026-02-16T16:31:00Z">
              <w:r w:rsidRPr="0080672F">
                <w:rPr>
                  <w:rFonts w:eastAsia="Times New Roman" w:cs="Times New Roman"/>
                  <w:color w:val="000000"/>
                  <w:sz w:val="22"/>
                  <w:szCs w:val="22"/>
                  <w:rPrChange w:id="1132" w:author="Silver, Ian" w:date="2026-02-16T11:32:00Z" w16du:dateUtc="2026-02-16T16:32:00Z">
                    <w:rPr>
                      <w:rFonts w:ascii="Aptos Narrow" w:eastAsia="Times New Roman" w:hAnsi="Aptos Narrow" w:cs="Times New Roman"/>
                      <w:color w:val="000000"/>
                      <w:sz w:val="22"/>
                      <w:szCs w:val="22"/>
                    </w:rPr>
                  </w:rPrChange>
                </w:rPr>
                <w:t>5.49</w:t>
              </w:r>
            </w:ins>
          </w:p>
        </w:tc>
        <w:tc>
          <w:tcPr>
            <w:tcW w:w="685" w:type="pct"/>
            <w:tcBorders>
              <w:top w:val="nil"/>
              <w:left w:val="nil"/>
              <w:bottom w:val="nil"/>
              <w:right w:val="nil"/>
            </w:tcBorders>
            <w:shd w:val="clear" w:color="auto" w:fill="auto"/>
            <w:noWrap/>
            <w:vAlign w:val="center"/>
            <w:hideMark/>
            <w:tcPrChange w:id="1133"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3F08D589" w14:textId="77777777" w:rsidR="0080672F" w:rsidRPr="0080672F" w:rsidRDefault="0080672F" w:rsidP="0080672F">
            <w:pPr>
              <w:spacing w:line="240" w:lineRule="auto"/>
              <w:contextualSpacing w:val="0"/>
              <w:jc w:val="center"/>
              <w:rPr>
                <w:ins w:id="1134" w:author="Silver, Ian" w:date="2026-02-16T11:31:00Z" w16du:dateUtc="2026-02-16T16:31:00Z"/>
                <w:rFonts w:eastAsia="Times New Roman" w:cs="Times New Roman"/>
                <w:color w:val="000000"/>
                <w:sz w:val="22"/>
                <w:szCs w:val="22"/>
              </w:rPr>
            </w:pPr>
            <w:ins w:id="1135" w:author="Silver, Ian" w:date="2026-02-16T11:31:00Z" w16du:dateUtc="2026-02-16T16:31:00Z">
              <w:r w:rsidRPr="0080672F">
                <w:rPr>
                  <w:rFonts w:eastAsia="Times New Roman" w:cs="Times New Roman"/>
                  <w:color w:val="000000"/>
                  <w:sz w:val="22"/>
                  <w:szCs w:val="22"/>
                </w:rPr>
                <w:t>1</w:t>
              </w:r>
            </w:ins>
          </w:p>
        </w:tc>
        <w:tc>
          <w:tcPr>
            <w:tcW w:w="685" w:type="pct"/>
            <w:tcBorders>
              <w:top w:val="nil"/>
              <w:left w:val="nil"/>
              <w:bottom w:val="nil"/>
              <w:right w:val="nil"/>
            </w:tcBorders>
            <w:shd w:val="clear" w:color="auto" w:fill="auto"/>
            <w:noWrap/>
            <w:vAlign w:val="center"/>
            <w:hideMark/>
            <w:tcPrChange w:id="1136"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50F4B50C" w14:textId="77777777" w:rsidR="0080672F" w:rsidRPr="0080672F" w:rsidRDefault="0080672F" w:rsidP="0080672F">
            <w:pPr>
              <w:spacing w:line="240" w:lineRule="auto"/>
              <w:contextualSpacing w:val="0"/>
              <w:jc w:val="center"/>
              <w:rPr>
                <w:ins w:id="1137" w:author="Silver, Ian" w:date="2026-02-16T11:31:00Z" w16du:dateUtc="2026-02-16T16:31:00Z"/>
                <w:rFonts w:eastAsia="Times New Roman" w:cs="Times New Roman"/>
                <w:color w:val="000000"/>
                <w:sz w:val="22"/>
                <w:szCs w:val="22"/>
              </w:rPr>
            </w:pPr>
            <w:ins w:id="1138" w:author="Silver, Ian" w:date="2026-02-16T11:31:00Z" w16du:dateUtc="2026-02-16T16:31:00Z">
              <w:r w:rsidRPr="0080672F">
                <w:rPr>
                  <w:rFonts w:eastAsia="Times New Roman" w:cs="Times New Roman"/>
                  <w:color w:val="000000"/>
                  <w:sz w:val="22"/>
                  <w:szCs w:val="22"/>
                </w:rPr>
                <w:t>19</w:t>
              </w:r>
            </w:ins>
          </w:p>
        </w:tc>
      </w:tr>
      <w:tr w:rsidR="0080672F" w:rsidRPr="0080672F" w14:paraId="57DF748A" w14:textId="77777777" w:rsidTr="0080672F">
        <w:trPr>
          <w:trHeight w:val="20"/>
          <w:ins w:id="1139" w:author="Silver, Ian" w:date="2026-02-16T11:31:00Z"/>
          <w:trPrChange w:id="1140"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141"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63BC1F71" w14:textId="77777777" w:rsidR="0080672F" w:rsidRPr="0080672F" w:rsidRDefault="0080672F" w:rsidP="0080672F">
            <w:pPr>
              <w:spacing w:line="240" w:lineRule="auto"/>
              <w:ind w:firstLineChars="100" w:firstLine="220"/>
              <w:contextualSpacing w:val="0"/>
              <w:rPr>
                <w:ins w:id="1142" w:author="Silver, Ian" w:date="2026-02-16T11:31:00Z" w16du:dateUtc="2026-02-16T16:31:00Z"/>
                <w:rFonts w:eastAsia="Times New Roman" w:cs="Times New Roman"/>
                <w:color w:val="000000"/>
                <w:sz w:val="22"/>
                <w:szCs w:val="22"/>
              </w:rPr>
            </w:pPr>
            <w:ins w:id="1143" w:author="Silver, Ian" w:date="2026-02-16T11:31:00Z" w16du:dateUtc="2026-02-16T16:31:00Z">
              <w:r w:rsidRPr="0080672F">
                <w:rPr>
                  <w:rFonts w:eastAsia="Times New Roman" w:cs="Times New Roman"/>
                  <w:color w:val="000000"/>
                  <w:sz w:val="22"/>
                  <w:szCs w:val="22"/>
                </w:rPr>
                <w:t>General Health (2002-2019)</w:t>
              </w:r>
            </w:ins>
          </w:p>
        </w:tc>
        <w:tc>
          <w:tcPr>
            <w:tcW w:w="685" w:type="pct"/>
            <w:tcBorders>
              <w:top w:val="nil"/>
              <w:left w:val="nil"/>
              <w:bottom w:val="nil"/>
              <w:right w:val="nil"/>
            </w:tcBorders>
            <w:shd w:val="clear" w:color="auto" w:fill="auto"/>
            <w:noWrap/>
            <w:vAlign w:val="bottom"/>
            <w:hideMark/>
            <w:tcPrChange w:id="1144"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430F3061" w14:textId="77777777" w:rsidR="0080672F" w:rsidRPr="0080672F" w:rsidRDefault="0080672F" w:rsidP="0080672F">
            <w:pPr>
              <w:spacing w:line="240" w:lineRule="auto"/>
              <w:contextualSpacing w:val="0"/>
              <w:jc w:val="center"/>
              <w:rPr>
                <w:ins w:id="1145" w:author="Silver, Ian" w:date="2026-02-16T11:31:00Z" w16du:dateUtc="2026-02-16T16:31:00Z"/>
                <w:rFonts w:eastAsia="Times New Roman" w:cs="Times New Roman"/>
                <w:color w:val="000000"/>
                <w:sz w:val="22"/>
                <w:szCs w:val="22"/>
                <w:rPrChange w:id="1146" w:author="Silver, Ian" w:date="2026-02-16T11:32:00Z" w16du:dateUtc="2026-02-16T16:32:00Z">
                  <w:rPr>
                    <w:ins w:id="1147" w:author="Silver, Ian" w:date="2026-02-16T11:31:00Z" w16du:dateUtc="2026-02-16T16:31:00Z"/>
                    <w:rFonts w:ascii="Aptos Narrow" w:eastAsia="Times New Roman" w:hAnsi="Aptos Narrow" w:cs="Times New Roman"/>
                    <w:color w:val="000000"/>
                    <w:sz w:val="22"/>
                    <w:szCs w:val="22"/>
                  </w:rPr>
                </w:rPrChange>
              </w:rPr>
            </w:pPr>
            <w:ins w:id="1148" w:author="Silver, Ian" w:date="2026-02-16T11:31:00Z" w16du:dateUtc="2026-02-16T16:31:00Z">
              <w:r w:rsidRPr="0080672F">
                <w:rPr>
                  <w:rFonts w:eastAsia="Times New Roman" w:cs="Times New Roman"/>
                  <w:color w:val="000000"/>
                  <w:sz w:val="22"/>
                  <w:szCs w:val="22"/>
                  <w:rPrChange w:id="1149" w:author="Silver, Ian" w:date="2026-02-16T11:32:00Z" w16du:dateUtc="2026-02-16T16:32:00Z">
                    <w:rPr>
                      <w:rFonts w:ascii="Aptos Narrow" w:eastAsia="Times New Roman" w:hAnsi="Aptos Narrow" w:cs="Times New Roman"/>
                      <w:color w:val="000000"/>
                      <w:sz w:val="22"/>
                      <w:szCs w:val="22"/>
                    </w:rPr>
                  </w:rPrChange>
                </w:rPr>
                <w:t>2.23</w:t>
              </w:r>
            </w:ins>
          </w:p>
        </w:tc>
        <w:tc>
          <w:tcPr>
            <w:tcW w:w="685" w:type="pct"/>
            <w:tcBorders>
              <w:top w:val="nil"/>
              <w:left w:val="nil"/>
              <w:bottom w:val="nil"/>
              <w:right w:val="nil"/>
            </w:tcBorders>
            <w:shd w:val="clear" w:color="auto" w:fill="auto"/>
            <w:noWrap/>
            <w:vAlign w:val="bottom"/>
            <w:hideMark/>
            <w:tcPrChange w:id="1150"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38BFDC85" w14:textId="77777777" w:rsidR="0080672F" w:rsidRPr="0080672F" w:rsidRDefault="0080672F" w:rsidP="0080672F">
            <w:pPr>
              <w:spacing w:line="240" w:lineRule="auto"/>
              <w:contextualSpacing w:val="0"/>
              <w:jc w:val="center"/>
              <w:rPr>
                <w:ins w:id="1151" w:author="Silver, Ian" w:date="2026-02-16T11:31:00Z" w16du:dateUtc="2026-02-16T16:31:00Z"/>
                <w:rFonts w:eastAsia="Times New Roman" w:cs="Times New Roman"/>
                <w:color w:val="000000"/>
                <w:sz w:val="22"/>
                <w:szCs w:val="22"/>
                <w:rPrChange w:id="1152" w:author="Silver, Ian" w:date="2026-02-16T11:32:00Z" w16du:dateUtc="2026-02-16T16:32:00Z">
                  <w:rPr>
                    <w:ins w:id="1153" w:author="Silver, Ian" w:date="2026-02-16T11:31:00Z" w16du:dateUtc="2026-02-16T16:31:00Z"/>
                    <w:rFonts w:ascii="Aptos Narrow" w:eastAsia="Times New Roman" w:hAnsi="Aptos Narrow" w:cs="Times New Roman"/>
                    <w:color w:val="000000"/>
                    <w:sz w:val="22"/>
                    <w:szCs w:val="22"/>
                  </w:rPr>
                </w:rPrChange>
              </w:rPr>
            </w:pPr>
            <w:ins w:id="1154" w:author="Silver, Ian" w:date="2026-02-16T11:31:00Z" w16du:dateUtc="2026-02-16T16:31:00Z">
              <w:r w:rsidRPr="0080672F">
                <w:rPr>
                  <w:rFonts w:eastAsia="Times New Roman" w:cs="Times New Roman"/>
                  <w:color w:val="000000"/>
                  <w:sz w:val="22"/>
                  <w:szCs w:val="22"/>
                  <w:rPrChange w:id="1155" w:author="Silver, Ian" w:date="2026-02-16T11:32:00Z" w16du:dateUtc="2026-02-16T16:32:00Z">
                    <w:rPr>
                      <w:rFonts w:ascii="Aptos Narrow" w:eastAsia="Times New Roman" w:hAnsi="Aptos Narrow" w:cs="Times New Roman"/>
                      <w:color w:val="000000"/>
                      <w:sz w:val="22"/>
                      <w:szCs w:val="22"/>
                    </w:rPr>
                  </w:rPrChange>
                </w:rPr>
                <w:t>0.96</w:t>
              </w:r>
            </w:ins>
          </w:p>
        </w:tc>
        <w:tc>
          <w:tcPr>
            <w:tcW w:w="685" w:type="pct"/>
            <w:tcBorders>
              <w:top w:val="nil"/>
              <w:left w:val="nil"/>
              <w:bottom w:val="nil"/>
              <w:right w:val="nil"/>
            </w:tcBorders>
            <w:shd w:val="clear" w:color="auto" w:fill="auto"/>
            <w:noWrap/>
            <w:vAlign w:val="center"/>
            <w:hideMark/>
            <w:tcPrChange w:id="1156"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337BA7A5" w14:textId="77777777" w:rsidR="0080672F" w:rsidRPr="0080672F" w:rsidRDefault="0080672F" w:rsidP="0080672F">
            <w:pPr>
              <w:spacing w:line="240" w:lineRule="auto"/>
              <w:contextualSpacing w:val="0"/>
              <w:jc w:val="center"/>
              <w:rPr>
                <w:ins w:id="1157" w:author="Silver, Ian" w:date="2026-02-16T11:31:00Z" w16du:dateUtc="2026-02-16T16:31:00Z"/>
                <w:rFonts w:eastAsia="Times New Roman" w:cs="Times New Roman"/>
                <w:color w:val="000000"/>
                <w:sz w:val="22"/>
                <w:szCs w:val="22"/>
              </w:rPr>
            </w:pPr>
            <w:ins w:id="1158" w:author="Silver, Ian" w:date="2026-02-16T11:31:00Z" w16du:dateUtc="2026-02-16T16:31:00Z">
              <w:r w:rsidRPr="0080672F">
                <w:rPr>
                  <w:rFonts w:eastAsia="Times New Roman" w:cs="Times New Roman"/>
                  <w:color w:val="000000"/>
                  <w:sz w:val="22"/>
                  <w:szCs w:val="22"/>
                </w:rPr>
                <w:t>1</w:t>
              </w:r>
            </w:ins>
          </w:p>
        </w:tc>
        <w:tc>
          <w:tcPr>
            <w:tcW w:w="685" w:type="pct"/>
            <w:tcBorders>
              <w:top w:val="nil"/>
              <w:left w:val="nil"/>
              <w:bottom w:val="nil"/>
              <w:right w:val="nil"/>
            </w:tcBorders>
            <w:shd w:val="clear" w:color="auto" w:fill="auto"/>
            <w:noWrap/>
            <w:vAlign w:val="center"/>
            <w:hideMark/>
            <w:tcPrChange w:id="1159"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29DB29CD" w14:textId="77777777" w:rsidR="0080672F" w:rsidRPr="0080672F" w:rsidRDefault="0080672F" w:rsidP="0080672F">
            <w:pPr>
              <w:spacing w:line="240" w:lineRule="auto"/>
              <w:contextualSpacing w:val="0"/>
              <w:jc w:val="center"/>
              <w:rPr>
                <w:ins w:id="1160" w:author="Silver, Ian" w:date="2026-02-16T11:31:00Z" w16du:dateUtc="2026-02-16T16:31:00Z"/>
                <w:rFonts w:eastAsia="Times New Roman" w:cs="Times New Roman"/>
                <w:color w:val="000000"/>
                <w:sz w:val="22"/>
                <w:szCs w:val="22"/>
              </w:rPr>
            </w:pPr>
            <w:ins w:id="1161" w:author="Silver, Ian" w:date="2026-02-16T11:31:00Z" w16du:dateUtc="2026-02-16T16:31:00Z">
              <w:r w:rsidRPr="0080672F">
                <w:rPr>
                  <w:rFonts w:eastAsia="Times New Roman" w:cs="Times New Roman"/>
                  <w:color w:val="000000"/>
                  <w:sz w:val="22"/>
                  <w:szCs w:val="22"/>
                </w:rPr>
                <w:t>5</w:t>
              </w:r>
            </w:ins>
          </w:p>
        </w:tc>
      </w:tr>
      <w:tr w:rsidR="0080672F" w:rsidRPr="0080672F" w14:paraId="326D533C" w14:textId="77777777" w:rsidTr="0080672F">
        <w:trPr>
          <w:trHeight w:val="20"/>
          <w:ins w:id="1162" w:author="Silver, Ian" w:date="2026-02-16T11:31:00Z"/>
          <w:trPrChange w:id="1163"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164"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3286AE85" w14:textId="77777777" w:rsidR="0080672F" w:rsidRPr="0080672F" w:rsidRDefault="0080672F" w:rsidP="0080672F">
            <w:pPr>
              <w:spacing w:line="240" w:lineRule="auto"/>
              <w:ind w:firstLineChars="100" w:firstLine="220"/>
              <w:contextualSpacing w:val="0"/>
              <w:rPr>
                <w:ins w:id="1165" w:author="Silver, Ian" w:date="2026-02-16T11:31:00Z" w16du:dateUtc="2026-02-16T16:31:00Z"/>
                <w:rFonts w:eastAsia="Times New Roman" w:cs="Times New Roman"/>
                <w:color w:val="000000"/>
                <w:sz w:val="22"/>
                <w:szCs w:val="22"/>
              </w:rPr>
            </w:pPr>
            <w:ins w:id="1166" w:author="Silver, Ian" w:date="2026-02-16T11:31:00Z" w16du:dateUtc="2026-02-16T16:31:00Z">
              <w:r w:rsidRPr="0080672F">
                <w:rPr>
                  <w:rFonts w:eastAsia="Times New Roman" w:cs="Times New Roman"/>
                  <w:color w:val="000000"/>
                  <w:sz w:val="22"/>
                  <w:szCs w:val="22"/>
                </w:rPr>
                <w:t>Weeks Worked (2002-2019)</w:t>
              </w:r>
            </w:ins>
          </w:p>
        </w:tc>
        <w:tc>
          <w:tcPr>
            <w:tcW w:w="685" w:type="pct"/>
            <w:tcBorders>
              <w:top w:val="nil"/>
              <w:left w:val="nil"/>
              <w:bottom w:val="nil"/>
              <w:right w:val="nil"/>
            </w:tcBorders>
            <w:shd w:val="clear" w:color="auto" w:fill="auto"/>
            <w:noWrap/>
            <w:vAlign w:val="bottom"/>
            <w:hideMark/>
            <w:tcPrChange w:id="1167"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73E1FCBB" w14:textId="77777777" w:rsidR="0080672F" w:rsidRPr="0080672F" w:rsidRDefault="0080672F" w:rsidP="0080672F">
            <w:pPr>
              <w:spacing w:line="240" w:lineRule="auto"/>
              <w:contextualSpacing w:val="0"/>
              <w:jc w:val="center"/>
              <w:rPr>
                <w:ins w:id="1168" w:author="Silver, Ian" w:date="2026-02-16T11:31:00Z" w16du:dateUtc="2026-02-16T16:31:00Z"/>
                <w:rFonts w:eastAsia="Times New Roman" w:cs="Times New Roman"/>
                <w:color w:val="000000"/>
                <w:sz w:val="22"/>
                <w:szCs w:val="22"/>
                <w:rPrChange w:id="1169" w:author="Silver, Ian" w:date="2026-02-16T11:32:00Z" w16du:dateUtc="2026-02-16T16:32:00Z">
                  <w:rPr>
                    <w:ins w:id="1170" w:author="Silver, Ian" w:date="2026-02-16T11:31:00Z" w16du:dateUtc="2026-02-16T16:31:00Z"/>
                    <w:rFonts w:ascii="Aptos Narrow" w:eastAsia="Times New Roman" w:hAnsi="Aptos Narrow" w:cs="Times New Roman"/>
                    <w:color w:val="000000"/>
                    <w:sz w:val="22"/>
                    <w:szCs w:val="22"/>
                  </w:rPr>
                </w:rPrChange>
              </w:rPr>
            </w:pPr>
            <w:ins w:id="1171" w:author="Silver, Ian" w:date="2026-02-16T11:31:00Z" w16du:dateUtc="2026-02-16T16:31:00Z">
              <w:r w:rsidRPr="0080672F">
                <w:rPr>
                  <w:rFonts w:eastAsia="Times New Roman" w:cs="Times New Roman"/>
                  <w:color w:val="000000"/>
                  <w:sz w:val="22"/>
                  <w:szCs w:val="22"/>
                  <w:rPrChange w:id="1172" w:author="Silver, Ian" w:date="2026-02-16T11:32:00Z" w16du:dateUtc="2026-02-16T16:32:00Z">
                    <w:rPr>
                      <w:rFonts w:ascii="Aptos Narrow" w:eastAsia="Times New Roman" w:hAnsi="Aptos Narrow" w:cs="Times New Roman"/>
                      <w:color w:val="000000"/>
                      <w:sz w:val="22"/>
                      <w:szCs w:val="22"/>
                    </w:rPr>
                  </w:rPrChange>
                </w:rPr>
                <w:t>37.33</w:t>
              </w:r>
            </w:ins>
          </w:p>
        </w:tc>
        <w:tc>
          <w:tcPr>
            <w:tcW w:w="685" w:type="pct"/>
            <w:tcBorders>
              <w:top w:val="nil"/>
              <w:left w:val="nil"/>
              <w:bottom w:val="nil"/>
              <w:right w:val="nil"/>
            </w:tcBorders>
            <w:shd w:val="clear" w:color="auto" w:fill="auto"/>
            <w:noWrap/>
            <w:vAlign w:val="bottom"/>
            <w:hideMark/>
            <w:tcPrChange w:id="1173"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3FA978A9" w14:textId="77777777" w:rsidR="0080672F" w:rsidRPr="0080672F" w:rsidRDefault="0080672F" w:rsidP="0080672F">
            <w:pPr>
              <w:spacing w:line="240" w:lineRule="auto"/>
              <w:contextualSpacing w:val="0"/>
              <w:jc w:val="center"/>
              <w:rPr>
                <w:ins w:id="1174" w:author="Silver, Ian" w:date="2026-02-16T11:31:00Z" w16du:dateUtc="2026-02-16T16:31:00Z"/>
                <w:rFonts w:eastAsia="Times New Roman" w:cs="Times New Roman"/>
                <w:color w:val="000000"/>
                <w:sz w:val="22"/>
                <w:szCs w:val="22"/>
                <w:rPrChange w:id="1175" w:author="Silver, Ian" w:date="2026-02-16T11:32:00Z" w16du:dateUtc="2026-02-16T16:32:00Z">
                  <w:rPr>
                    <w:ins w:id="1176" w:author="Silver, Ian" w:date="2026-02-16T11:31:00Z" w16du:dateUtc="2026-02-16T16:31:00Z"/>
                    <w:rFonts w:ascii="Aptos Narrow" w:eastAsia="Times New Roman" w:hAnsi="Aptos Narrow" w:cs="Times New Roman"/>
                    <w:color w:val="000000"/>
                    <w:sz w:val="22"/>
                    <w:szCs w:val="22"/>
                  </w:rPr>
                </w:rPrChange>
              </w:rPr>
            </w:pPr>
            <w:ins w:id="1177" w:author="Silver, Ian" w:date="2026-02-16T11:31:00Z" w16du:dateUtc="2026-02-16T16:31:00Z">
              <w:r w:rsidRPr="0080672F">
                <w:rPr>
                  <w:rFonts w:eastAsia="Times New Roman" w:cs="Times New Roman"/>
                  <w:color w:val="000000"/>
                  <w:sz w:val="22"/>
                  <w:szCs w:val="22"/>
                  <w:rPrChange w:id="1178" w:author="Silver, Ian" w:date="2026-02-16T11:32:00Z" w16du:dateUtc="2026-02-16T16:32:00Z">
                    <w:rPr>
                      <w:rFonts w:ascii="Aptos Narrow" w:eastAsia="Times New Roman" w:hAnsi="Aptos Narrow" w:cs="Times New Roman"/>
                      <w:color w:val="000000"/>
                      <w:sz w:val="22"/>
                      <w:szCs w:val="22"/>
                    </w:rPr>
                  </w:rPrChange>
                </w:rPr>
                <w:t>19.97</w:t>
              </w:r>
            </w:ins>
          </w:p>
        </w:tc>
        <w:tc>
          <w:tcPr>
            <w:tcW w:w="685" w:type="pct"/>
            <w:tcBorders>
              <w:top w:val="nil"/>
              <w:left w:val="nil"/>
              <w:bottom w:val="nil"/>
              <w:right w:val="nil"/>
            </w:tcBorders>
            <w:shd w:val="clear" w:color="auto" w:fill="auto"/>
            <w:noWrap/>
            <w:vAlign w:val="center"/>
            <w:hideMark/>
            <w:tcPrChange w:id="1179"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6386C66E" w14:textId="77777777" w:rsidR="0080672F" w:rsidRPr="0080672F" w:rsidRDefault="0080672F" w:rsidP="0080672F">
            <w:pPr>
              <w:spacing w:line="240" w:lineRule="auto"/>
              <w:contextualSpacing w:val="0"/>
              <w:jc w:val="center"/>
              <w:rPr>
                <w:ins w:id="1180" w:author="Silver, Ian" w:date="2026-02-16T11:31:00Z" w16du:dateUtc="2026-02-16T16:31:00Z"/>
                <w:rFonts w:eastAsia="Times New Roman" w:cs="Times New Roman"/>
                <w:color w:val="000000"/>
                <w:sz w:val="22"/>
                <w:szCs w:val="22"/>
              </w:rPr>
            </w:pPr>
            <w:ins w:id="1181"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nil"/>
              <w:right w:val="nil"/>
            </w:tcBorders>
            <w:shd w:val="clear" w:color="auto" w:fill="auto"/>
            <w:noWrap/>
            <w:vAlign w:val="center"/>
            <w:hideMark/>
            <w:tcPrChange w:id="1182"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44775E66" w14:textId="77777777" w:rsidR="0080672F" w:rsidRPr="0080672F" w:rsidRDefault="0080672F" w:rsidP="0080672F">
            <w:pPr>
              <w:spacing w:line="240" w:lineRule="auto"/>
              <w:contextualSpacing w:val="0"/>
              <w:jc w:val="center"/>
              <w:rPr>
                <w:ins w:id="1183" w:author="Silver, Ian" w:date="2026-02-16T11:31:00Z" w16du:dateUtc="2026-02-16T16:31:00Z"/>
                <w:rFonts w:eastAsia="Times New Roman" w:cs="Times New Roman"/>
                <w:color w:val="000000"/>
                <w:sz w:val="22"/>
                <w:szCs w:val="22"/>
              </w:rPr>
            </w:pPr>
            <w:ins w:id="1184" w:author="Silver, Ian" w:date="2026-02-16T11:31:00Z" w16du:dateUtc="2026-02-16T16:31:00Z">
              <w:r w:rsidRPr="0080672F">
                <w:rPr>
                  <w:rFonts w:eastAsia="Times New Roman" w:cs="Times New Roman"/>
                  <w:color w:val="000000"/>
                  <w:sz w:val="22"/>
                  <w:szCs w:val="22"/>
                </w:rPr>
                <w:t>53</w:t>
              </w:r>
            </w:ins>
          </w:p>
        </w:tc>
      </w:tr>
      <w:tr w:rsidR="0080672F" w:rsidRPr="0080672F" w14:paraId="17E1CBED" w14:textId="77777777" w:rsidTr="0080672F">
        <w:trPr>
          <w:trHeight w:val="20"/>
          <w:ins w:id="1185" w:author="Silver, Ian" w:date="2026-02-16T11:31:00Z"/>
          <w:trPrChange w:id="1186"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187"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271EF905" w14:textId="77777777" w:rsidR="0080672F" w:rsidRPr="0080672F" w:rsidRDefault="0080672F" w:rsidP="0080672F">
            <w:pPr>
              <w:spacing w:line="240" w:lineRule="auto"/>
              <w:contextualSpacing w:val="0"/>
              <w:rPr>
                <w:ins w:id="1188" w:author="Silver, Ian" w:date="2026-02-16T11:31:00Z" w16du:dateUtc="2026-02-16T16:31:00Z"/>
                <w:rFonts w:eastAsia="Times New Roman" w:cs="Times New Roman"/>
                <w:b/>
                <w:bCs/>
                <w:i/>
                <w:iCs/>
                <w:color w:val="000000"/>
                <w:sz w:val="22"/>
                <w:szCs w:val="22"/>
              </w:rPr>
            </w:pPr>
            <w:ins w:id="1189" w:author="Silver, Ian" w:date="2026-02-16T11:31:00Z" w16du:dateUtc="2026-02-16T16:31:00Z">
              <w:r w:rsidRPr="0080672F">
                <w:rPr>
                  <w:rFonts w:eastAsia="Times New Roman" w:cs="Times New Roman"/>
                  <w:b/>
                  <w:bCs/>
                  <w:i/>
                  <w:iCs/>
                  <w:color w:val="000000"/>
                  <w:sz w:val="22"/>
                  <w:szCs w:val="22"/>
                </w:rPr>
                <w:t>Time Invariant Covariates</w:t>
              </w:r>
            </w:ins>
          </w:p>
        </w:tc>
        <w:tc>
          <w:tcPr>
            <w:tcW w:w="685" w:type="pct"/>
            <w:tcBorders>
              <w:top w:val="nil"/>
              <w:left w:val="nil"/>
              <w:bottom w:val="nil"/>
              <w:right w:val="nil"/>
            </w:tcBorders>
            <w:shd w:val="clear" w:color="auto" w:fill="auto"/>
            <w:noWrap/>
            <w:vAlign w:val="bottom"/>
            <w:hideMark/>
            <w:tcPrChange w:id="1190"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6A43EE95" w14:textId="77777777" w:rsidR="0080672F" w:rsidRPr="0080672F" w:rsidRDefault="0080672F" w:rsidP="0080672F">
            <w:pPr>
              <w:spacing w:line="240" w:lineRule="auto"/>
              <w:contextualSpacing w:val="0"/>
              <w:rPr>
                <w:ins w:id="1191" w:author="Silver, Ian" w:date="2026-02-16T11:31:00Z" w16du:dateUtc="2026-02-16T16:31:00Z"/>
                <w:rFonts w:eastAsia="Times New Roman" w:cs="Times New Roman"/>
                <w:b/>
                <w:bCs/>
                <w:i/>
                <w:iCs/>
                <w:color w:val="000000"/>
                <w:sz w:val="22"/>
                <w:szCs w:val="22"/>
              </w:rPr>
            </w:pPr>
          </w:p>
        </w:tc>
        <w:tc>
          <w:tcPr>
            <w:tcW w:w="685" w:type="pct"/>
            <w:tcBorders>
              <w:top w:val="nil"/>
              <w:left w:val="nil"/>
              <w:bottom w:val="nil"/>
              <w:right w:val="nil"/>
            </w:tcBorders>
            <w:shd w:val="clear" w:color="auto" w:fill="auto"/>
            <w:noWrap/>
            <w:vAlign w:val="bottom"/>
            <w:hideMark/>
            <w:tcPrChange w:id="1192"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4B24CC0E" w14:textId="77777777" w:rsidR="0080672F" w:rsidRPr="0080672F" w:rsidRDefault="0080672F" w:rsidP="0080672F">
            <w:pPr>
              <w:spacing w:line="240" w:lineRule="auto"/>
              <w:contextualSpacing w:val="0"/>
              <w:jc w:val="center"/>
              <w:rPr>
                <w:ins w:id="1193" w:author="Silver, Ian" w:date="2026-02-16T11:31:00Z" w16du:dateUtc="2026-02-16T16:31:00Z"/>
                <w:rFonts w:eastAsia="Times New Roman" w:cs="Times New Roman"/>
                <w:sz w:val="22"/>
                <w:szCs w:val="22"/>
                <w:rPrChange w:id="1194" w:author="Silver, Ian" w:date="2026-02-16T11:32:00Z" w16du:dateUtc="2026-02-16T16:32:00Z">
                  <w:rPr>
                    <w:ins w:id="1195" w:author="Silver, Ian" w:date="2026-02-16T11:31:00Z" w16du:dateUtc="2026-02-16T16:31:00Z"/>
                    <w:rFonts w:eastAsia="Times New Roman" w:cs="Times New Roman"/>
                    <w:sz w:val="20"/>
                    <w:szCs w:val="20"/>
                  </w:rPr>
                </w:rPrChange>
              </w:rPr>
            </w:pPr>
          </w:p>
        </w:tc>
        <w:tc>
          <w:tcPr>
            <w:tcW w:w="685" w:type="pct"/>
            <w:tcBorders>
              <w:top w:val="nil"/>
              <w:left w:val="nil"/>
              <w:bottom w:val="nil"/>
              <w:right w:val="nil"/>
            </w:tcBorders>
            <w:shd w:val="clear" w:color="auto" w:fill="auto"/>
            <w:noWrap/>
            <w:vAlign w:val="bottom"/>
            <w:hideMark/>
            <w:tcPrChange w:id="1196" w:author="Silver, Ian" w:date="2026-02-16T11:32:00Z" w16du:dateUtc="2026-02-16T16:32:00Z">
              <w:tcPr>
                <w:tcW w:w="330" w:type="pct"/>
                <w:tcBorders>
                  <w:top w:val="nil"/>
                  <w:left w:val="nil"/>
                  <w:bottom w:val="nil"/>
                  <w:right w:val="nil"/>
                </w:tcBorders>
                <w:shd w:val="clear" w:color="auto" w:fill="auto"/>
                <w:noWrap/>
                <w:vAlign w:val="bottom"/>
                <w:hideMark/>
              </w:tcPr>
            </w:tcPrChange>
          </w:tcPr>
          <w:p w14:paraId="5DB50D93" w14:textId="77777777" w:rsidR="0080672F" w:rsidRPr="0080672F" w:rsidRDefault="0080672F" w:rsidP="0080672F">
            <w:pPr>
              <w:spacing w:line="240" w:lineRule="auto"/>
              <w:contextualSpacing w:val="0"/>
              <w:jc w:val="center"/>
              <w:rPr>
                <w:ins w:id="1197" w:author="Silver, Ian" w:date="2026-02-16T11:31:00Z" w16du:dateUtc="2026-02-16T16:31:00Z"/>
                <w:rFonts w:eastAsia="Times New Roman" w:cs="Times New Roman"/>
                <w:sz w:val="22"/>
                <w:szCs w:val="22"/>
                <w:rPrChange w:id="1198" w:author="Silver, Ian" w:date="2026-02-16T11:32:00Z" w16du:dateUtc="2026-02-16T16:32:00Z">
                  <w:rPr>
                    <w:ins w:id="1199" w:author="Silver, Ian" w:date="2026-02-16T11:31:00Z" w16du:dateUtc="2026-02-16T16:31:00Z"/>
                    <w:rFonts w:eastAsia="Times New Roman" w:cs="Times New Roman"/>
                    <w:sz w:val="20"/>
                    <w:szCs w:val="20"/>
                  </w:rPr>
                </w:rPrChange>
              </w:rPr>
            </w:pPr>
          </w:p>
        </w:tc>
        <w:tc>
          <w:tcPr>
            <w:tcW w:w="685" w:type="pct"/>
            <w:tcBorders>
              <w:top w:val="nil"/>
              <w:left w:val="nil"/>
              <w:bottom w:val="nil"/>
              <w:right w:val="nil"/>
            </w:tcBorders>
            <w:shd w:val="clear" w:color="auto" w:fill="auto"/>
            <w:noWrap/>
            <w:vAlign w:val="bottom"/>
            <w:hideMark/>
            <w:tcPrChange w:id="1200" w:author="Silver, Ian" w:date="2026-02-16T11:32:00Z" w16du:dateUtc="2026-02-16T16:32:00Z">
              <w:tcPr>
                <w:tcW w:w="345" w:type="pct"/>
                <w:tcBorders>
                  <w:top w:val="nil"/>
                  <w:left w:val="nil"/>
                  <w:bottom w:val="nil"/>
                  <w:right w:val="nil"/>
                </w:tcBorders>
                <w:shd w:val="clear" w:color="auto" w:fill="auto"/>
                <w:noWrap/>
                <w:vAlign w:val="bottom"/>
                <w:hideMark/>
              </w:tcPr>
            </w:tcPrChange>
          </w:tcPr>
          <w:p w14:paraId="05D6AE1A" w14:textId="77777777" w:rsidR="0080672F" w:rsidRPr="0080672F" w:rsidRDefault="0080672F" w:rsidP="0080672F">
            <w:pPr>
              <w:spacing w:line="240" w:lineRule="auto"/>
              <w:contextualSpacing w:val="0"/>
              <w:jc w:val="center"/>
              <w:rPr>
                <w:ins w:id="1201" w:author="Silver, Ian" w:date="2026-02-16T11:31:00Z" w16du:dateUtc="2026-02-16T16:31:00Z"/>
                <w:rFonts w:eastAsia="Times New Roman" w:cs="Times New Roman"/>
                <w:sz w:val="22"/>
                <w:szCs w:val="22"/>
                <w:rPrChange w:id="1202" w:author="Silver, Ian" w:date="2026-02-16T11:32:00Z" w16du:dateUtc="2026-02-16T16:32:00Z">
                  <w:rPr>
                    <w:ins w:id="1203" w:author="Silver, Ian" w:date="2026-02-16T11:31:00Z" w16du:dateUtc="2026-02-16T16:31:00Z"/>
                    <w:rFonts w:eastAsia="Times New Roman" w:cs="Times New Roman"/>
                    <w:sz w:val="20"/>
                    <w:szCs w:val="20"/>
                  </w:rPr>
                </w:rPrChange>
              </w:rPr>
            </w:pPr>
          </w:p>
        </w:tc>
      </w:tr>
      <w:tr w:rsidR="0080672F" w:rsidRPr="0080672F" w14:paraId="4E5DF71D" w14:textId="77777777" w:rsidTr="0080672F">
        <w:trPr>
          <w:trHeight w:val="20"/>
          <w:ins w:id="1204" w:author="Silver, Ian" w:date="2026-02-16T11:31:00Z"/>
          <w:trPrChange w:id="1205"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206"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4C590A94" w14:textId="77777777" w:rsidR="0080672F" w:rsidRPr="0080672F" w:rsidRDefault="0080672F" w:rsidP="0080672F">
            <w:pPr>
              <w:spacing w:line="240" w:lineRule="auto"/>
              <w:ind w:firstLineChars="100" w:firstLine="220"/>
              <w:contextualSpacing w:val="0"/>
              <w:rPr>
                <w:ins w:id="1207" w:author="Silver, Ian" w:date="2026-02-16T11:31:00Z" w16du:dateUtc="2026-02-16T16:31:00Z"/>
                <w:rFonts w:eastAsia="Times New Roman" w:cs="Times New Roman"/>
                <w:color w:val="000000"/>
                <w:sz w:val="22"/>
                <w:szCs w:val="22"/>
              </w:rPr>
            </w:pPr>
            <w:ins w:id="1208" w:author="Silver, Ian" w:date="2026-02-16T11:31:00Z" w16du:dateUtc="2026-02-16T16:31:00Z">
              <w:r w:rsidRPr="0080672F">
                <w:rPr>
                  <w:rFonts w:eastAsia="Times New Roman" w:cs="Times New Roman"/>
                  <w:color w:val="000000"/>
                  <w:sz w:val="22"/>
                  <w:szCs w:val="22"/>
                </w:rPr>
                <w:t>Hispanic</w:t>
              </w:r>
            </w:ins>
          </w:p>
        </w:tc>
        <w:tc>
          <w:tcPr>
            <w:tcW w:w="685" w:type="pct"/>
            <w:tcBorders>
              <w:top w:val="nil"/>
              <w:left w:val="nil"/>
              <w:bottom w:val="nil"/>
              <w:right w:val="nil"/>
            </w:tcBorders>
            <w:shd w:val="clear" w:color="auto" w:fill="auto"/>
            <w:noWrap/>
            <w:vAlign w:val="bottom"/>
            <w:hideMark/>
            <w:tcPrChange w:id="1209"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0EF7B48C" w14:textId="77777777" w:rsidR="0080672F" w:rsidRPr="0080672F" w:rsidRDefault="0080672F" w:rsidP="0080672F">
            <w:pPr>
              <w:spacing w:line="240" w:lineRule="auto"/>
              <w:contextualSpacing w:val="0"/>
              <w:jc w:val="center"/>
              <w:rPr>
                <w:ins w:id="1210" w:author="Silver, Ian" w:date="2026-02-16T11:31:00Z" w16du:dateUtc="2026-02-16T16:31:00Z"/>
                <w:rFonts w:eastAsia="Times New Roman" w:cs="Times New Roman"/>
                <w:color w:val="000000"/>
                <w:sz w:val="22"/>
                <w:szCs w:val="22"/>
                <w:rPrChange w:id="1211" w:author="Silver, Ian" w:date="2026-02-16T11:32:00Z" w16du:dateUtc="2026-02-16T16:32:00Z">
                  <w:rPr>
                    <w:ins w:id="1212" w:author="Silver, Ian" w:date="2026-02-16T11:31:00Z" w16du:dateUtc="2026-02-16T16:31:00Z"/>
                    <w:rFonts w:ascii="Aptos Narrow" w:eastAsia="Times New Roman" w:hAnsi="Aptos Narrow" w:cs="Times New Roman"/>
                    <w:color w:val="000000"/>
                    <w:sz w:val="22"/>
                    <w:szCs w:val="22"/>
                  </w:rPr>
                </w:rPrChange>
              </w:rPr>
            </w:pPr>
            <w:ins w:id="1213" w:author="Silver, Ian" w:date="2026-02-16T11:31:00Z" w16du:dateUtc="2026-02-16T16:31:00Z">
              <w:r w:rsidRPr="0080672F">
                <w:rPr>
                  <w:rFonts w:eastAsia="Times New Roman" w:cs="Times New Roman"/>
                  <w:color w:val="000000"/>
                  <w:sz w:val="22"/>
                  <w:szCs w:val="22"/>
                  <w:rPrChange w:id="1214" w:author="Silver, Ian" w:date="2026-02-16T11:32:00Z" w16du:dateUtc="2026-02-16T16:32:00Z">
                    <w:rPr>
                      <w:rFonts w:ascii="Aptos Narrow" w:eastAsia="Times New Roman" w:hAnsi="Aptos Narrow" w:cs="Times New Roman"/>
                      <w:color w:val="000000"/>
                      <w:sz w:val="22"/>
                      <w:szCs w:val="22"/>
                    </w:rPr>
                  </w:rPrChange>
                </w:rPr>
                <w:t>0.21</w:t>
              </w:r>
            </w:ins>
          </w:p>
        </w:tc>
        <w:tc>
          <w:tcPr>
            <w:tcW w:w="685" w:type="pct"/>
            <w:tcBorders>
              <w:top w:val="nil"/>
              <w:left w:val="nil"/>
              <w:bottom w:val="nil"/>
              <w:right w:val="nil"/>
            </w:tcBorders>
            <w:shd w:val="clear" w:color="auto" w:fill="auto"/>
            <w:noWrap/>
            <w:vAlign w:val="center"/>
            <w:hideMark/>
            <w:tcPrChange w:id="1215"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4FD61E19" w14:textId="77777777" w:rsidR="0080672F" w:rsidRPr="0080672F" w:rsidRDefault="0080672F" w:rsidP="0080672F">
            <w:pPr>
              <w:spacing w:line="240" w:lineRule="auto"/>
              <w:contextualSpacing w:val="0"/>
              <w:jc w:val="center"/>
              <w:rPr>
                <w:ins w:id="1216" w:author="Silver, Ian" w:date="2026-02-16T11:31:00Z" w16du:dateUtc="2026-02-16T16:31:00Z"/>
                <w:rFonts w:eastAsia="Times New Roman" w:cs="Times New Roman"/>
                <w:color w:val="000000"/>
                <w:sz w:val="22"/>
                <w:szCs w:val="22"/>
              </w:rPr>
            </w:pPr>
            <w:ins w:id="1217" w:author="Silver, Ian" w:date="2026-02-16T11:31:00Z" w16du:dateUtc="2026-02-16T16:31:00Z">
              <w:r w:rsidRPr="0080672F">
                <w:rPr>
                  <w:rFonts w:eastAsia="Times New Roman" w:cs="Times New Roman"/>
                  <w:color w:val="000000"/>
                  <w:sz w:val="22"/>
                  <w:szCs w:val="22"/>
                </w:rPr>
                <w:t>--</w:t>
              </w:r>
            </w:ins>
          </w:p>
        </w:tc>
        <w:tc>
          <w:tcPr>
            <w:tcW w:w="685" w:type="pct"/>
            <w:tcBorders>
              <w:top w:val="nil"/>
              <w:left w:val="nil"/>
              <w:bottom w:val="nil"/>
              <w:right w:val="nil"/>
            </w:tcBorders>
            <w:shd w:val="clear" w:color="auto" w:fill="auto"/>
            <w:noWrap/>
            <w:vAlign w:val="center"/>
            <w:hideMark/>
            <w:tcPrChange w:id="1218"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644D8A9C" w14:textId="77777777" w:rsidR="0080672F" w:rsidRPr="0080672F" w:rsidRDefault="0080672F" w:rsidP="0080672F">
            <w:pPr>
              <w:spacing w:line="240" w:lineRule="auto"/>
              <w:contextualSpacing w:val="0"/>
              <w:jc w:val="center"/>
              <w:rPr>
                <w:ins w:id="1219" w:author="Silver, Ian" w:date="2026-02-16T11:31:00Z" w16du:dateUtc="2026-02-16T16:31:00Z"/>
                <w:rFonts w:eastAsia="Times New Roman" w:cs="Times New Roman"/>
                <w:color w:val="000000"/>
                <w:sz w:val="22"/>
                <w:szCs w:val="22"/>
              </w:rPr>
            </w:pPr>
            <w:ins w:id="1220"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nil"/>
              <w:right w:val="nil"/>
            </w:tcBorders>
            <w:shd w:val="clear" w:color="auto" w:fill="auto"/>
            <w:noWrap/>
            <w:vAlign w:val="center"/>
            <w:hideMark/>
            <w:tcPrChange w:id="1221"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0DCB613C" w14:textId="77777777" w:rsidR="0080672F" w:rsidRPr="0080672F" w:rsidRDefault="0080672F" w:rsidP="0080672F">
            <w:pPr>
              <w:spacing w:line="240" w:lineRule="auto"/>
              <w:contextualSpacing w:val="0"/>
              <w:jc w:val="center"/>
              <w:rPr>
                <w:ins w:id="1222" w:author="Silver, Ian" w:date="2026-02-16T11:31:00Z" w16du:dateUtc="2026-02-16T16:31:00Z"/>
                <w:rFonts w:eastAsia="Times New Roman" w:cs="Times New Roman"/>
                <w:color w:val="000000"/>
                <w:sz w:val="22"/>
                <w:szCs w:val="22"/>
              </w:rPr>
            </w:pPr>
            <w:ins w:id="1223" w:author="Silver, Ian" w:date="2026-02-16T11:31:00Z" w16du:dateUtc="2026-02-16T16:31:00Z">
              <w:r w:rsidRPr="0080672F">
                <w:rPr>
                  <w:rFonts w:eastAsia="Times New Roman" w:cs="Times New Roman"/>
                  <w:color w:val="000000"/>
                  <w:sz w:val="22"/>
                  <w:szCs w:val="22"/>
                </w:rPr>
                <w:t>1</w:t>
              </w:r>
            </w:ins>
          </w:p>
        </w:tc>
      </w:tr>
      <w:tr w:rsidR="0080672F" w:rsidRPr="0080672F" w14:paraId="72899F40" w14:textId="77777777" w:rsidTr="0080672F">
        <w:trPr>
          <w:trHeight w:val="20"/>
          <w:ins w:id="1224" w:author="Silver, Ian" w:date="2026-02-16T11:31:00Z"/>
          <w:trPrChange w:id="1225"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226"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05DDF5D8" w14:textId="77777777" w:rsidR="0080672F" w:rsidRPr="0080672F" w:rsidRDefault="0080672F" w:rsidP="0080672F">
            <w:pPr>
              <w:spacing w:line="240" w:lineRule="auto"/>
              <w:ind w:firstLineChars="100" w:firstLine="220"/>
              <w:contextualSpacing w:val="0"/>
              <w:rPr>
                <w:ins w:id="1227" w:author="Silver, Ian" w:date="2026-02-16T11:31:00Z" w16du:dateUtc="2026-02-16T16:31:00Z"/>
                <w:rFonts w:eastAsia="Times New Roman" w:cs="Times New Roman"/>
                <w:color w:val="000000"/>
                <w:sz w:val="22"/>
                <w:szCs w:val="22"/>
              </w:rPr>
            </w:pPr>
            <w:ins w:id="1228" w:author="Silver, Ian" w:date="2026-02-16T11:31:00Z" w16du:dateUtc="2026-02-16T16:31:00Z">
              <w:r w:rsidRPr="0080672F">
                <w:rPr>
                  <w:rFonts w:eastAsia="Times New Roman" w:cs="Times New Roman"/>
                  <w:color w:val="000000"/>
                  <w:sz w:val="22"/>
                  <w:szCs w:val="22"/>
                </w:rPr>
                <w:t>White</w:t>
              </w:r>
            </w:ins>
          </w:p>
        </w:tc>
        <w:tc>
          <w:tcPr>
            <w:tcW w:w="685" w:type="pct"/>
            <w:tcBorders>
              <w:top w:val="nil"/>
              <w:left w:val="nil"/>
              <w:bottom w:val="nil"/>
              <w:right w:val="nil"/>
            </w:tcBorders>
            <w:shd w:val="clear" w:color="auto" w:fill="auto"/>
            <w:noWrap/>
            <w:vAlign w:val="bottom"/>
            <w:hideMark/>
            <w:tcPrChange w:id="1229"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2F2D1EEF" w14:textId="77777777" w:rsidR="0080672F" w:rsidRPr="0080672F" w:rsidRDefault="0080672F" w:rsidP="0080672F">
            <w:pPr>
              <w:spacing w:line="240" w:lineRule="auto"/>
              <w:contextualSpacing w:val="0"/>
              <w:jc w:val="center"/>
              <w:rPr>
                <w:ins w:id="1230" w:author="Silver, Ian" w:date="2026-02-16T11:31:00Z" w16du:dateUtc="2026-02-16T16:31:00Z"/>
                <w:rFonts w:eastAsia="Times New Roman" w:cs="Times New Roman"/>
                <w:color w:val="000000"/>
                <w:sz w:val="22"/>
                <w:szCs w:val="22"/>
                <w:rPrChange w:id="1231" w:author="Silver, Ian" w:date="2026-02-16T11:32:00Z" w16du:dateUtc="2026-02-16T16:32:00Z">
                  <w:rPr>
                    <w:ins w:id="1232" w:author="Silver, Ian" w:date="2026-02-16T11:31:00Z" w16du:dateUtc="2026-02-16T16:31:00Z"/>
                    <w:rFonts w:ascii="Aptos Narrow" w:eastAsia="Times New Roman" w:hAnsi="Aptos Narrow" w:cs="Times New Roman"/>
                    <w:color w:val="000000"/>
                    <w:sz w:val="22"/>
                    <w:szCs w:val="22"/>
                  </w:rPr>
                </w:rPrChange>
              </w:rPr>
            </w:pPr>
            <w:ins w:id="1233" w:author="Silver, Ian" w:date="2026-02-16T11:31:00Z" w16du:dateUtc="2026-02-16T16:31:00Z">
              <w:r w:rsidRPr="0080672F">
                <w:rPr>
                  <w:rFonts w:eastAsia="Times New Roman" w:cs="Times New Roman"/>
                  <w:color w:val="000000"/>
                  <w:sz w:val="22"/>
                  <w:szCs w:val="22"/>
                  <w:rPrChange w:id="1234" w:author="Silver, Ian" w:date="2026-02-16T11:32:00Z" w16du:dateUtc="2026-02-16T16:32:00Z">
                    <w:rPr>
                      <w:rFonts w:ascii="Aptos Narrow" w:eastAsia="Times New Roman" w:hAnsi="Aptos Narrow" w:cs="Times New Roman"/>
                      <w:color w:val="000000"/>
                      <w:sz w:val="22"/>
                      <w:szCs w:val="22"/>
                    </w:rPr>
                  </w:rPrChange>
                </w:rPr>
                <w:t>0.58</w:t>
              </w:r>
            </w:ins>
          </w:p>
        </w:tc>
        <w:tc>
          <w:tcPr>
            <w:tcW w:w="685" w:type="pct"/>
            <w:tcBorders>
              <w:top w:val="nil"/>
              <w:left w:val="nil"/>
              <w:bottom w:val="nil"/>
              <w:right w:val="nil"/>
            </w:tcBorders>
            <w:shd w:val="clear" w:color="auto" w:fill="auto"/>
            <w:noWrap/>
            <w:vAlign w:val="center"/>
            <w:hideMark/>
            <w:tcPrChange w:id="1235"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71088AE4" w14:textId="77777777" w:rsidR="0080672F" w:rsidRPr="0080672F" w:rsidRDefault="0080672F" w:rsidP="0080672F">
            <w:pPr>
              <w:spacing w:line="240" w:lineRule="auto"/>
              <w:contextualSpacing w:val="0"/>
              <w:jc w:val="center"/>
              <w:rPr>
                <w:ins w:id="1236" w:author="Silver, Ian" w:date="2026-02-16T11:31:00Z" w16du:dateUtc="2026-02-16T16:31:00Z"/>
                <w:rFonts w:eastAsia="Times New Roman" w:cs="Times New Roman"/>
                <w:color w:val="000000"/>
                <w:sz w:val="22"/>
                <w:szCs w:val="22"/>
              </w:rPr>
            </w:pPr>
            <w:ins w:id="1237" w:author="Silver, Ian" w:date="2026-02-16T11:31:00Z" w16du:dateUtc="2026-02-16T16:31:00Z">
              <w:r w:rsidRPr="0080672F">
                <w:rPr>
                  <w:rFonts w:eastAsia="Times New Roman" w:cs="Times New Roman"/>
                  <w:color w:val="000000"/>
                  <w:sz w:val="22"/>
                  <w:szCs w:val="22"/>
                </w:rPr>
                <w:t>--</w:t>
              </w:r>
            </w:ins>
          </w:p>
        </w:tc>
        <w:tc>
          <w:tcPr>
            <w:tcW w:w="685" w:type="pct"/>
            <w:tcBorders>
              <w:top w:val="nil"/>
              <w:left w:val="nil"/>
              <w:bottom w:val="nil"/>
              <w:right w:val="nil"/>
            </w:tcBorders>
            <w:shd w:val="clear" w:color="auto" w:fill="auto"/>
            <w:noWrap/>
            <w:vAlign w:val="center"/>
            <w:hideMark/>
            <w:tcPrChange w:id="1238"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6FC54563" w14:textId="77777777" w:rsidR="0080672F" w:rsidRPr="0080672F" w:rsidRDefault="0080672F" w:rsidP="0080672F">
            <w:pPr>
              <w:spacing w:line="240" w:lineRule="auto"/>
              <w:contextualSpacing w:val="0"/>
              <w:jc w:val="center"/>
              <w:rPr>
                <w:ins w:id="1239" w:author="Silver, Ian" w:date="2026-02-16T11:31:00Z" w16du:dateUtc="2026-02-16T16:31:00Z"/>
                <w:rFonts w:eastAsia="Times New Roman" w:cs="Times New Roman"/>
                <w:color w:val="000000"/>
                <w:sz w:val="22"/>
                <w:szCs w:val="22"/>
              </w:rPr>
            </w:pPr>
            <w:ins w:id="1240"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nil"/>
              <w:right w:val="nil"/>
            </w:tcBorders>
            <w:shd w:val="clear" w:color="auto" w:fill="auto"/>
            <w:noWrap/>
            <w:vAlign w:val="center"/>
            <w:hideMark/>
            <w:tcPrChange w:id="1241"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7E03CAD7" w14:textId="77777777" w:rsidR="0080672F" w:rsidRPr="0080672F" w:rsidRDefault="0080672F" w:rsidP="0080672F">
            <w:pPr>
              <w:spacing w:line="240" w:lineRule="auto"/>
              <w:contextualSpacing w:val="0"/>
              <w:jc w:val="center"/>
              <w:rPr>
                <w:ins w:id="1242" w:author="Silver, Ian" w:date="2026-02-16T11:31:00Z" w16du:dateUtc="2026-02-16T16:31:00Z"/>
                <w:rFonts w:eastAsia="Times New Roman" w:cs="Times New Roman"/>
                <w:color w:val="000000"/>
                <w:sz w:val="22"/>
                <w:szCs w:val="22"/>
              </w:rPr>
            </w:pPr>
            <w:ins w:id="1243" w:author="Silver, Ian" w:date="2026-02-16T11:31:00Z" w16du:dateUtc="2026-02-16T16:31:00Z">
              <w:r w:rsidRPr="0080672F">
                <w:rPr>
                  <w:rFonts w:eastAsia="Times New Roman" w:cs="Times New Roman"/>
                  <w:color w:val="000000"/>
                  <w:sz w:val="22"/>
                  <w:szCs w:val="22"/>
                </w:rPr>
                <w:t>1</w:t>
              </w:r>
            </w:ins>
          </w:p>
        </w:tc>
      </w:tr>
      <w:tr w:rsidR="0080672F" w:rsidRPr="0080672F" w14:paraId="520EEE6E" w14:textId="77777777" w:rsidTr="0080672F">
        <w:trPr>
          <w:trHeight w:val="20"/>
          <w:ins w:id="1244" w:author="Silver, Ian" w:date="2026-02-16T11:31:00Z"/>
          <w:trPrChange w:id="1245"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246"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24AF51EA" w14:textId="77777777" w:rsidR="0080672F" w:rsidRPr="0080672F" w:rsidRDefault="0080672F" w:rsidP="0080672F">
            <w:pPr>
              <w:spacing w:line="240" w:lineRule="auto"/>
              <w:ind w:firstLineChars="100" w:firstLine="220"/>
              <w:contextualSpacing w:val="0"/>
              <w:rPr>
                <w:ins w:id="1247" w:author="Silver, Ian" w:date="2026-02-16T11:31:00Z" w16du:dateUtc="2026-02-16T16:31:00Z"/>
                <w:rFonts w:eastAsia="Times New Roman" w:cs="Times New Roman"/>
                <w:color w:val="000000"/>
                <w:sz w:val="22"/>
                <w:szCs w:val="22"/>
              </w:rPr>
            </w:pPr>
            <w:ins w:id="1248" w:author="Silver, Ian" w:date="2026-02-16T11:31:00Z" w16du:dateUtc="2026-02-16T16:31:00Z">
              <w:r w:rsidRPr="0080672F">
                <w:rPr>
                  <w:rFonts w:eastAsia="Times New Roman" w:cs="Times New Roman"/>
                  <w:color w:val="000000"/>
                  <w:sz w:val="22"/>
                  <w:szCs w:val="22"/>
                </w:rPr>
                <w:t>Black</w:t>
              </w:r>
            </w:ins>
          </w:p>
        </w:tc>
        <w:tc>
          <w:tcPr>
            <w:tcW w:w="685" w:type="pct"/>
            <w:tcBorders>
              <w:top w:val="nil"/>
              <w:left w:val="nil"/>
              <w:bottom w:val="nil"/>
              <w:right w:val="nil"/>
            </w:tcBorders>
            <w:shd w:val="clear" w:color="auto" w:fill="auto"/>
            <w:noWrap/>
            <w:vAlign w:val="bottom"/>
            <w:hideMark/>
            <w:tcPrChange w:id="1249"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74E634A1" w14:textId="77777777" w:rsidR="0080672F" w:rsidRPr="0080672F" w:rsidRDefault="0080672F" w:rsidP="0080672F">
            <w:pPr>
              <w:spacing w:line="240" w:lineRule="auto"/>
              <w:contextualSpacing w:val="0"/>
              <w:jc w:val="center"/>
              <w:rPr>
                <w:ins w:id="1250" w:author="Silver, Ian" w:date="2026-02-16T11:31:00Z" w16du:dateUtc="2026-02-16T16:31:00Z"/>
                <w:rFonts w:eastAsia="Times New Roman" w:cs="Times New Roman"/>
                <w:color w:val="000000"/>
                <w:sz w:val="22"/>
                <w:szCs w:val="22"/>
                <w:rPrChange w:id="1251" w:author="Silver, Ian" w:date="2026-02-16T11:32:00Z" w16du:dateUtc="2026-02-16T16:32:00Z">
                  <w:rPr>
                    <w:ins w:id="1252" w:author="Silver, Ian" w:date="2026-02-16T11:31:00Z" w16du:dateUtc="2026-02-16T16:31:00Z"/>
                    <w:rFonts w:ascii="Aptos Narrow" w:eastAsia="Times New Roman" w:hAnsi="Aptos Narrow" w:cs="Times New Roman"/>
                    <w:color w:val="000000"/>
                    <w:sz w:val="22"/>
                    <w:szCs w:val="22"/>
                  </w:rPr>
                </w:rPrChange>
              </w:rPr>
            </w:pPr>
            <w:ins w:id="1253" w:author="Silver, Ian" w:date="2026-02-16T11:31:00Z" w16du:dateUtc="2026-02-16T16:31:00Z">
              <w:r w:rsidRPr="0080672F">
                <w:rPr>
                  <w:rFonts w:eastAsia="Times New Roman" w:cs="Times New Roman"/>
                  <w:color w:val="000000"/>
                  <w:sz w:val="22"/>
                  <w:szCs w:val="22"/>
                  <w:rPrChange w:id="1254" w:author="Silver, Ian" w:date="2026-02-16T11:32:00Z" w16du:dateUtc="2026-02-16T16:32:00Z">
                    <w:rPr>
                      <w:rFonts w:ascii="Aptos Narrow" w:eastAsia="Times New Roman" w:hAnsi="Aptos Narrow" w:cs="Times New Roman"/>
                      <w:color w:val="000000"/>
                      <w:sz w:val="22"/>
                      <w:szCs w:val="22"/>
                    </w:rPr>
                  </w:rPrChange>
                </w:rPr>
                <w:t>0.28</w:t>
              </w:r>
            </w:ins>
          </w:p>
        </w:tc>
        <w:tc>
          <w:tcPr>
            <w:tcW w:w="685" w:type="pct"/>
            <w:tcBorders>
              <w:top w:val="nil"/>
              <w:left w:val="nil"/>
              <w:bottom w:val="nil"/>
              <w:right w:val="nil"/>
            </w:tcBorders>
            <w:shd w:val="clear" w:color="auto" w:fill="auto"/>
            <w:noWrap/>
            <w:vAlign w:val="center"/>
            <w:hideMark/>
            <w:tcPrChange w:id="1255"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3E7DEE4A" w14:textId="77777777" w:rsidR="0080672F" w:rsidRPr="0080672F" w:rsidRDefault="0080672F" w:rsidP="0080672F">
            <w:pPr>
              <w:spacing w:line="240" w:lineRule="auto"/>
              <w:contextualSpacing w:val="0"/>
              <w:jc w:val="center"/>
              <w:rPr>
                <w:ins w:id="1256" w:author="Silver, Ian" w:date="2026-02-16T11:31:00Z" w16du:dateUtc="2026-02-16T16:31:00Z"/>
                <w:rFonts w:eastAsia="Times New Roman" w:cs="Times New Roman"/>
                <w:color w:val="000000"/>
                <w:sz w:val="22"/>
                <w:szCs w:val="22"/>
              </w:rPr>
            </w:pPr>
            <w:ins w:id="1257" w:author="Silver, Ian" w:date="2026-02-16T11:31:00Z" w16du:dateUtc="2026-02-16T16:31:00Z">
              <w:r w:rsidRPr="0080672F">
                <w:rPr>
                  <w:rFonts w:eastAsia="Times New Roman" w:cs="Times New Roman"/>
                  <w:color w:val="000000"/>
                  <w:sz w:val="22"/>
                  <w:szCs w:val="22"/>
                </w:rPr>
                <w:t>--</w:t>
              </w:r>
            </w:ins>
          </w:p>
        </w:tc>
        <w:tc>
          <w:tcPr>
            <w:tcW w:w="685" w:type="pct"/>
            <w:tcBorders>
              <w:top w:val="nil"/>
              <w:left w:val="nil"/>
              <w:bottom w:val="nil"/>
              <w:right w:val="nil"/>
            </w:tcBorders>
            <w:shd w:val="clear" w:color="auto" w:fill="auto"/>
            <w:noWrap/>
            <w:vAlign w:val="center"/>
            <w:hideMark/>
            <w:tcPrChange w:id="1258"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002B52A5" w14:textId="77777777" w:rsidR="0080672F" w:rsidRPr="0080672F" w:rsidRDefault="0080672F" w:rsidP="0080672F">
            <w:pPr>
              <w:spacing w:line="240" w:lineRule="auto"/>
              <w:contextualSpacing w:val="0"/>
              <w:jc w:val="center"/>
              <w:rPr>
                <w:ins w:id="1259" w:author="Silver, Ian" w:date="2026-02-16T11:31:00Z" w16du:dateUtc="2026-02-16T16:31:00Z"/>
                <w:rFonts w:eastAsia="Times New Roman" w:cs="Times New Roman"/>
                <w:color w:val="000000"/>
                <w:sz w:val="22"/>
                <w:szCs w:val="22"/>
              </w:rPr>
            </w:pPr>
            <w:ins w:id="1260"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nil"/>
              <w:right w:val="nil"/>
            </w:tcBorders>
            <w:shd w:val="clear" w:color="auto" w:fill="auto"/>
            <w:noWrap/>
            <w:vAlign w:val="center"/>
            <w:hideMark/>
            <w:tcPrChange w:id="1261"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190E3B8A" w14:textId="77777777" w:rsidR="0080672F" w:rsidRPr="0080672F" w:rsidRDefault="0080672F" w:rsidP="0080672F">
            <w:pPr>
              <w:spacing w:line="240" w:lineRule="auto"/>
              <w:contextualSpacing w:val="0"/>
              <w:jc w:val="center"/>
              <w:rPr>
                <w:ins w:id="1262" w:author="Silver, Ian" w:date="2026-02-16T11:31:00Z" w16du:dateUtc="2026-02-16T16:31:00Z"/>
                <w:rFonts w:eastAsia="Times New Roman" w:cs="Times New Roman"/>
                <w:color w:val="000000"/>
                <w:sz w:val="22"/>
                <w:szCs w:val="22"/>
              </w:rPr>
            </w:pPr>
            <w:ins w:id="1263" w:author="Silver, Ian" w:date="2026-02-16T11:31:00Z" w16du:dateUtc="2026-02-16T16:31:00Z">
              <w:r w:rsidRPr="0080672F">
                <w:rPr>
                  <w:rFonts w:eastAsia="Times New Roman" w:cs="Times New Roman"/>
                  <w:color w:val="000000"/>
                  <w:sz w:val="22"/>
                  <w:szCs w:val="22"/>
                </w:rPr>
                <w:t>1</w:t>
              </w:r>
            </w:ins>
          </w:p>
        </w:tc>
      </w:tr>
      <w:tr w:rsidR="0080672F" w:rsidRPr="0080672F" w14:paraId="005977DA" w14:textId="77777777" w:rsidTr="0080672F">
        <w:trPr>
          <w:trHeight w:val="20"/>
          <w:ins w:id="1264" w:author="Silver, Ian" w:date="2026-02-16T11:31:00Z"/>
          <w:trPrChange w:id="1265"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266"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21DDDD3E" w14:textId="77777777" w:rsidR="0080672F" w:rsidRPr="0080672F" w:rsidRDefault="0080672F" w:rsidP="0080672F">
            <w:pPr>
              <w:spacing w:line="240" w:lineRule="auto"/>
              <w:ind w:firstLineChars="100" w:firstLine="220"/>
              <w:contextualSpacing w:val="0"/>
              <w:rPr>
                <w:ins w:id="1267" w:author="Silver, Ian" w:date="2026-02-16T11:31:00Z" w16du:dateUtc="2026-02-16T16:31:00Z"/>
                <w:rFonts w:eastAsia="Times New Roman" w:cs="Times New Roman"/>
                <w:color w:val="000000"/>
                <w:sz w:val="22"/>
                <w:szCs w:val="22"/>
              </w:rPr>
            </w:pPr>
            <w:ins w:id="1268" w:author="Silver, Ian" w:date="2026-02-16T11:31:00Z" w16du:dateUtc="2026-02-16T16:31:00Z">
              <w:r w:rsidRPr="0080672F">
                <w:rPr>
                  <w:rFonts w:eastAsia="Times New Roman" w:cs="Times New Roman"/>
                  <w:color w:val="000000"/>
                  <w:sz w:val="22"/>
                  <w:szCs w:val="22"/>
                </w:rPr>
                <w:t>Male</w:t>
              </w:r>
            </w:ins>
          </w:p>
        </w:tc>
        <w:tc>
          <w:tcPr>
            <w:tcW w:w="685" w:type="pct"/>
            <w:tcBorders>
              <w:top w:val="nil"/>
              <w:left w:val="nil"/>
              <w:bottom w:val="nil"/>
              <w:right w:val="nil"/>
            </w:tcBorders>
            <w:shd w:val="clear" w:color="auto" w:fill="auto"/>
            <w:noWrap/>
            <w:vAlign w:val="bottom"/>
            <w:hideMark/>
            <w:tcPrChange w:id="1269"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577D5310" w14:textId="77777777" w:rsidR="0080672F" w:rsidRPr="0080672F" w:rsidRDefault="0080672F" w:rsidP="0080672F">
            <w:pPr>
              <w:spacing w:line="240" w:lineRule="auto"/>
              <w:contextualSpacing w:val="0"/>
              <w:jc w:val="center"/>
              <w:rPr>
                <w:ins w:id="1270" w:author="Silver, Ian" w:date="2026-02-16T11:31:00Z" w16du:dateUtc="2026-02-16T16:31:00Z"/>
                <w:rFonts w:eastAsia="Times New Roman" w:cs="Times New Roman"/>
                <w:color w:val="000000"/>
                <w:sz w:val="22"/>
                <w:szCs w:val="22"/>
                <w:rPrChange w:id="1271" w:author="Silver, Ian" w:date="2026-02-16T11:32:00Z" w16du:dateUtc="2026-02-16T16:32:00Z">
                  <w:rPr>
                    <w:ins w:id="1272" w:author="Silver, Ian" w:date="2026-02-16T11:31:00Z" w16du:dateUtc="2026-02-16T16:31:00Z"/>
                    <w:rFonts w:ascii="Aptos Narrow" w:eastAsia="Times New Roman" w:hAnsi="Aptos Narrow" w:cs="Times New Roman"/>
                    <w:color w:val="000000"/>
                    <w:sz w:val="22"/>
                    <w:szCs w:val="22"/>
                  </w:rPr>
                </w:rPrChange>
              </w:rPr>
            </w:pPr>
            <w:ins w:id="1273" w:author="Silver, Ian" w:date="2026-02-16T11:31:00Z" w16du:dateUtc="2026-02-16T16:31:00Z">
              <w:r w:rsidRPr="0080672F">
                <w:rPr>
                  <w:rFonts w:eastAsia="Times New Roman" w:cs="Times New Roman"/>
                  <w:color w:val="000000"/>
                  <w:sz w:val="22"/>
                  <w:szCs w:val="22"/>
                  <w:rPrChange w:id="1274" w:author="Silver, Ian" w:date="2026-02-16T11:32:00Z" w16du:dateUtc="2026-02-16T16:32:00Z">
                    <w:rPr>
                      <w:rFonts w:ascii="Aptos Narrow" w:eastAsia="Times New Roman" w:hAnsi="Aptos Narrow" w:cs="Times New Roman"/>
                      <w:color w:val="000000"/>
                      <w:sz w:val="22"/>
                      <w:szCs w:val="22"/>
                    </w:rPr>
                  </w:rPrChange>
                </w:rPr>
                <w:t>0.51</w:t>
              </w:r>
            </w:ins>
          </w:p>
        </w:tc>
        <w:tc>
          <w:tcPr>
            <w:tcW w:w="685" w:type="pct"/>
            <w:tcBorders>
              <w:top w:val="nil"/>
              <w:left w:val="nil"/>
              <w:bottom w:val="nil"/>
              <w:right w:val="nil"/>
            </w:tcBorders>
            <w:shd w:val="clear" w:color="auto" w:fill="auto"/>
            <w:noWrap/>
            <w:vAlign w:val="center"/>
            <w:hideMark/>
            <w:tcPrChange w:id="1275"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7DE867D9" w14:textId="77777777" w:rsidR="0080672F" w:rsidRPr="0080672F" w:rsidRDefault="0080672F" w:rsidP="0080672F">
            <w:pPr>
              <w:spacing w:line="240" w:lineRule="auto"/>
              <w:contextualSpacing w:val="0"/>
              <w:jc w:val="center"/>
              <w:rPr>
                <w:ins w:id="1276" w:author="Silver, Ian" w:date="2026-02-16T11:31:00Z" w16du:dateUtc="2026-02-16T16:31:00Z"/>
                <w:rFonts w:eastAsia="Times New Roman" w:cs="Times New Roman"/>
                <w:color w:val="000000"/>
                <w:sz w:val="22"/>
                <w:szCs w:val="22"/>
              </w:rPr>
            </w:pPr>
            <w:ins w:id="1277" w:author="Silver, Ian" w:date="2026-02-16T11:31:00Z" w16du:dateUtc="2026-02-16T16:31:00Z">
              <w:r w:rsidRPr="0080672F">
                <w:rPr>
                  <w:rFonts w:eastAsia="Times New Roman" w:cs="Times New Roman"/>
                  <w:color w:val="000000"/>
                  <w:sz w:val="22"/>
                  <w:szCs w:val="22"/>
                </w:rPr>
                <w:t>--</w:t>
              </w:r>
            </w:ins>
          </w:p>
        </w:tc>
        <w:tc>
          <w:tcPr>
            <w:tcW w:w="685" w:type="pct"/>
            <w:tcBorders>
              <w:top w:val="nil"/>
              <w:left w:val="nil"/>
              <w:bottom w:val="nil"/>
              <w:right w:val="nil"/>
            </w:tcBorders>
            <w:shd w:val="clear" w:color="auto" w:fill="auto"/>
            <w:noWrap/>
            <w:vAlign w:val="center"/>
            <w:hideMark/>
            <w:tcPrChange w:id="1278"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57E4E445" w14:textId="77777777" w:rsidR="0080672F" w:rsidRPr="0080672F" w:rsidRDefault="0080672F" w:rsidP="0080672F">
            <w:pPr>
              <w:spacing w:line="240" w:lineRule="auto"/>
              <w:contextualSpacing w:val="0"/>
              <w:jc w:val="center"/>
              <w:rPr>
                <w:ins w:id="1279" w:author="Silver, Ian" w:date="2026-02-16T11:31:00Z" w16du:dateUtc="2026-02-16T16:31:00Z"/>
                <w:rFonts w:eastAsia="Times New Roman" w:cs="Times New Roman"/>
                <w:color w:val="000000"/>
                <w:sz w:val="22"/>
                <w:szCs w:val="22"/>
              </w:rPr>
            </w:pPr>
            <w:ins w:id="1280"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nil"/>
              <w:right w:val="nil"/>
            </w:tcBorders>
            <w:shd w:val="clear" w:color="auto" w:fill="auto"/>
            <w:noWrap/>
            <w:vAlign w:val="center"/>
            <w:hideMark/>
            <w:tcPrChange w:id="1281"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03160F66" w14:textId="77777777" w:rsidR="0080672F" w:rsidRPr="0080672F" w:rsidRDefault="0080672F" w:rsidP="0080672F">
            <w:pPr>
              <w:spacing w:line="240" w:lineRule="auto"/>
              <w:contextualSpacing w:val="0"/>
              <w:jc w:val="center"/>
              <w:rPr>
                <w:ins w:id="1282" w:author="Silver, Ian" w:date="2026-02-16T11:31:00Z" w16du:dateUtc="2026-02-16T16:31:00Z"/>
                <w:rFonts w:eastAsia="Times New Roman" w:cs="Times New Roman"/>
                <w:color w:val="000000"/>
                <w:sz w:val="22"/>
                <w:szCs w:val="22"/>
              </w:rPr>
            </w:pPr>
            <w:ins w:id="1283" w:author="Silver, Ian" w:date="2026-02-16T11:31:00Z" w16du:dateUtc="2026-02-16T16:31:00Z">
              <w:r w:rsidRPr="0080672F">
                <w:rPr>
                  <w:rFonts w:eastAsia="Times New Roman" w:cs="Times New Roman"/>
                  <w:color w:val="000000"/>
                  <w:sz w:val="22"/>
                  <w:szCs w:val="22"/>
                </w:rPr>
                <w:t>1</w:t>
              </w:r>
            </w:ins>
          </w:p>
        </w:tc>
      </w:tr>
      <w:tr w:rsidR="0080672F" w:rsidRPr="0080672F" w14:paraId="172A91F3" w14:textId="77777777" w:rsidTr="0080672F">
        <w:trPr>
          <w:trHeight w:val="20"/>
          <w:ins w:id="1284" w:author="Silver, Ian" w:date="2026-02-16T11:31:00Z"/>
          <w:trPrChange w:id="1285"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286"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035797BB" w14:textId="77777777" w:rsidR="0080672F" w:rsidRPr="0080672F" w:rsidRDefault="0080672F" w:rsidP="0080672F">
            <w:pPr>
              <w:spacing w:line="240" w:lineRule="auto"/>
              <w:ind w:firstLineChars="100" w:firstLine="220"/>
              <w:contextualSpacing w:val="0"/>
              <w:rPr>
                <w:ins w:id="1287" w:author="Silver, Ian" w:date="2026-02-16T11:31:00Z" w16du:dateUtc="2026-02-16T16:31:00Z"/>
                <w:rFonts w:eastAsia="Times New Roman" w:cs="Times New Roman"/>
                <w:color w:val="000000"/>
                <w:sz w:val="22"/>
                <w:szCs w:val="22"/>
              </w:rPr>
            </w:pPr>
            <w:ins w:id="1288" w:author="Silver, Ian" w:date="2026-02-16T11:31:00Z" w16du:dateUtc="2026-02-16T16:31:00Z">
              <w:r w:rsidRPr="0080672F">
                <w:rPr>
                  <w:rFonts w:eastAsia="Times New Roman" w:cs="Times New Roman"/>
                  <w:color w:val="000000"/>
                  <w:sz w:val="22"/>
                  <w:szCs w:val="22"/>
                </w:rPr>
                <w:t>Sample</w:t>
              </w:r>
            </w:ins>
          </w:p>
        </w:tc>
        <w:tc>
          <w:tcPr>
            <w:tcW w:w="685" w:type="pct"/>
            <w:tcBorders>
              <w:top w:val="nil"/>
              <w:left w:val="nil"/>
              <w:bottom w:val="nil"/>
              <w:right w:val="nil"/>
            </w:tcBorders>
            <w:shd w:val="clear" w:color="auto" w:fill="auto"/>
            <w:noWrap/>
            <w:vAlign w:val="bottom"/>
            <w:hideMark/>
            <w:tcPrChange w:id="1289"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52648784" w14:textId="77777777" w:rsidR="0080672F" w:rsidRPr="0080672F" w:rsidRDefault="0080672F" w:rsidP="0080672F">
            <w:pPr>
              <w:spacing w:line="240" w:lineRule="auto"/>
              <w:contextualSpacing w:val="0"/>
              <w:jc w:val="center"/>
              <w:rPr>
                <w:ins w:id="1290" w:author="Silver, Ian" w:date="2026-02-16T11:31:00Z" w16du:dateUtc="2026-02-16T16:31:00Z"/>
                <w:rFonts w:eastAsia="Times New Roman" w:cs="Times New Roman"/>
                <w:color w:val="000000"/>
                <w:sz w:val="22"/>
                <w:szCs w:val="22"/>
                <w:rPrChange w:id="1291" w:author="Silver, Ian" w:date="2026-02-16T11:32:00Z" w16du:dateUtc="2026-02-16T16:32:00Z">
                  <w:rPr>
                    <w:ins w:id="1292" w:author="Silver, Ian" w:date="2026-02-16T11:31:00Z" w16du:dateUtc="2026-02-16T16:31:00Z"/>
                    <w:rFonts w:ascii="Aptos Narrow" w:eastAsia="Times New Roman" w:hAnsi="Aptos Narrow" w:cs="Times New Roman"/>
                    <w:color w:val="000000"/>
                    <w:sz w:val="22"/>
                    <w:szCs w:val="22"/>
                  </w:rPr>
                </w:rPrChange>
              </w:rPr>
            </w:pPr>
            <w:ins w:id="1293" w:author="Silver, Ian" w:date="2026-02-16T11:31:00Z" w16du:dateUtc="2026-02-16T16:31:00Z">
              <w:r w:rsidRPr="0080672F">
                <w:rPr>
                  <w:rFonts w:eastAsia="Times New Roman" w:cs="Times New Roman"/>
                  <w:color w:val="000000"/>
                  <w:sz w:val="22"/>
                  <w:szCs w:val="22"/>
                  <w:rPrChange w:id="1294" w:author="Silver, Ian" w:date="2026-02-16T11:32:00Z" w16du:dateUtc="2026-02-16T16:32:00Z">
                    <w:rPr>
                      <w:rFonts w:ascii="Aptos Narrow" w:eastAsia="Times New Roman" w:hAnsi="Aptos Narrow" w:cs="Times New Roman"/>
                      <w:color w:val="000000"/>
                      <w:sz w:val="22"/>
                      <w:szCs w:val="22"/>
                    </w:rPr>
                  </w:rPrChange>
                </w:rPr>
                <w:t>1.26</w:t>
              </w:r>
            </w:ins>
          </w:p>
        </w:tc>
        <w:tc>
          <w:tcPr>
            <w:tcW w:w="685" w:type="pct"/>
            <w:tcBorders>
              <w:top w:val="nil"/>
              <w:left w:val="nil"/>
              <w:bottom w:val="nil"/>
              <w:right w:val="nil"/>
            </w:tcBorders>
            <w:shd w:val="clear" w:color="auto" w:fill="auto"/>
            <w:noWrap/>
            <w:vAlign w:val="center"/>
            <w:hideMark/>
            <w:tcPrChange w:id="1295"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75AFB172" w14:textId="77777777" w:rsidR="0080672F" w:rsidRPr="0080672F" w:rsidRDefault="0080672F" w:rsidP="0080672F">
            <w:pPr>
              <w:spacing w:line="240" w:lineRule="auto"/>
              <w:contextualSpacing w:val="0"/>
              <w:jc w:val="center"/>
              <w:rPr>
                <w:ins w:id="1296" w:author="Silver, Ian" w:date="2026-02-16T11:31:00Z" w16du:dateUtc="2026-02-16T16:31:00Z"/>
                <w:rFonts w:eastAsia="Times New Roman" w:cs="Times New Roman"/>
                <w:color w:val="000000"/>
                <w:sz w:val="22"/>
                <w:szCs w:val="22"/>
              </w:rPr>
            </w:pPr>
            <w:ins w:id="1297" w:author="Silver, Ian" w:date="2026-02-16T11:31:00Z" w16du:dateUtc="2026-02-16T16:31:00Z">
              <w:r w:rsidRPr="0080672F">
                <w:rPr>
                  <w:rFonts w:eastAsia="Times New Roman" w:cs="Times New Roman"/>
                  <w:color w:val="000000"/>
                  <w:sz w:val="22"/>
                  <w:szCs w:val="22"/>
                </w:rPr>
                <w:t>--</w:t>
              </w:r>
            </w:ins>
          </w:p>
        </w:tc>
        <w:tc>
          <w:tcPr>
            <w:tcW w:w="685" w:type="pct"/>
            <w:tcBorders>
              <w:top w:val="nil"/>
              <w:left w:val="nil"/>
              <w:bottom w:val="nil"/>
              <w:right w:val="nil"/>
            </w:tcBorders>
            <w:shd w:val="clear" w:color="auto" w:fill="auto"/>
            <w:noWrap/>
            <w:vAlign w:val="center"/>
            <w:hideMark/>
            <w:tcPrChange w:id="1298"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70374D69" w14:textId="77777777" w:rsidR="0080672F" w:rsidRPr="0080672F" w:rsidRDefault="0080672F" w:rsidP="0080672F">
            <w:pPr>
              <w:spacing w:line="240" w:lineRule="auto"/>
              <w:contextualSpacing w:val="0"/>
              <w:jc w:val="center"/>
              <w:rPr>
                <w:ins w:id="1299" w:author="Silver, Ian" w:date="2026-02-16T11:31:00Z" w16du:dateUtc="2026-02-16T16:31:00Z"/>
                <w:rFonts w:eastAsia="Times New Roman" w:cs="Times New Roman"/>
                <w:color w:val="000000"/>
                <w:sz w:val="22"/>
                <w:szCs w:val="22"/>
              </w:rPr>
            </w:pPr>
            <w:ins w:id="1300" w:author="Silver, Ian" w:date="2026-02-16T11:31:00Z" w16du:dateUtc="2026-02-16T16:31:00Z">
              <w:r w:rsidRPr="0080672F">
                <w:rPr>
                  <w:rFonts w:eastAsia="Times New Roman" w:cs="Times New Roman"/>
                  <w:color w:val="000000"/>
                  <w:sz w:val="22"/>
                  <w:szCs w:val="22"/>
                </w:rPr>
                <w:t>1</w:t>
              </w:r>
            </w:ins>
          </w:p>
        </w:tc>
        <w:tc>
          <w:tcPr>
            <w:tcW w:w="685" w:type="pct"/>
            <w:tcBorders>
              <w:top w:val="nil"/>
              <w:left w:val="nil"/>
              <w:bottom w:val="nil"/>
              <w:right w:val="nil"/>
            </w:tcBorders>
            <w:shd w:val="clear" w:color="auto" w:fill="auto"/>
            <w:noWrap/>
            <w:vAlign w:val="center"/>
            <w:hideMark/>
            <w:tcPrChange w:id="1301"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14A19DAC" w14:textId="77777777" w:rsidR="0080672F" w:rsidRPr="0080672F" w:rsidRDefault="0080672F" w:rsidP="0080672F">
            <w:pPr>
              <w:spacing w:line="240" w:lineRule="auto"/>
              <w:contextualSpacing w:val="0"/>
              <w:jc w:val="center"/>
              <w:rPr>
                <w:ins w:id="1302" w:author="Silver, Ian" w:date="2026-02-16T11:31:00Z" w16du:dateUtc="2026-02-16T16:31:00Z"/>
                <w:rFonts w:eastAsia="Times New Roman" w:cs="Times New Roman"/>
                <w:color w:val="000000"/>
                <w:sz w:val="22"/>
                <w:szCs w:val="22"/>
              </w:rPr>
            </w:pPr>
            <w:ins w:id="1303" w:author="Silver, Ian" w:date="2026-02-16T11:31:00Z" w16du:dateUtc="2026-02-16T16:31:00Z">
              <w:r w:rsidRPr="0080672F">
                <w:rPr>
                  <w:rFonts w:eastAsia="Times New Roman" w:cs="Times New Roman"/>
                  <w:color w:val="000000"/>
                  <w:sz w:val="22"/>
                  <w:szCs w:val="22"/>
                </w:rPr>
                <w:t>2</w:t>
              </w:r>
            </w:ins>
          </w:p>
        </w:tc>
      </w:tr>
      <w:tr w:rsidR="0080672F" w:rsidRPr="0080672F" w14:paraId="3365D129" w14:textId="77777777" w:rsidTr="0080672F">
        <w:trPr>
          <w:trHeight w:val="20"/>
          <w:ins w:id="1304" w:author="Silver, Ian" w:date="2026-02-16T11:31:00Z"/>
          <w:trPrChange w:id="1305"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306"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572DCF2C" w14:textId="77777777" w:rsidR="0080672F" w:rsidRPr="0080672F" w:rsidRDefault="0080672F" w:rsidP="0080672F">
            <w:pPr>
              <w:spacing w:line="240" w:lineRule="auto"/>
              <w:ind w:firstLineChars="100" w:firstLine="220"/>
              <w:contextualSpacing w:val="0"/>
              <w:rPr>
                <w:ins w:id="1307" w:author="Silver, Ian" w:date="2026-02-16T11:31:00Z" w16du:dateUtc="2026-02-16T16:31:00Z"/>
                <w:rFonts w:eastAsia="Times New Roman" w:cs="Times New Roman"/>
                <w:color w:val="000000"/>
                <w:sz w:val="22"/>
                <w:szCs w:val="22"/>
              </w:rPr>
            </w:pPr>
            <w:ins w:id="1308" w:author="Silver, Ian" w:date="2026-02-16T11:31:00Z" w16du:dateUtc="2026-02-16T16:31:00Z">
              <w:r w:rsidRPr="0080672F">
                <w:rPr>
                  <w:rFonts w:eastAsia="Times New Roman" w:cs="Times New Roman"/>
                  <w:color w:val="000000"/>
                  <w:sz w:val="22"/>
                  <w:szCs w:val="22"/>
                </w:rPr>
                <w:t>Metropolitan Statistical Area</w:t>
              </w:r>
            </w:ins>
          </w:p>
        </w:tc>
        <w:tc>
          <w:tcPr>
            <w:tcW w:w="685" w:type="pct"/>
            <w:tcBorders>
              <w:top w:val="nil"/>
              <w:left w:val="nil"/>
              <w:bottom w:val="nil"/>
              <w:right w:val="nil"/>
            </w:tcBorders>
            <w:shd w:val="clear" w:color="auto" w:fill="auto"/>
            <w:noWrap/>
            <w:vAlign w:val="bottom"/>
            <w:hideMark/>
            <w:tcPrChange w:id="1309"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1371B828" w14:textId="77777777" w:rsidR="0080672F" w:rsidRPr="0080672F" w:rsidRDefault="0080672F" w:rsidP="0080672F">
            <w:pPr>
              <w:spacing w:line="240" w:lineRule="auto"/>
              <w:contextualSpacing w:val="0"/>
              <w:jc w:val="center"/>
              <w:rPr>
                <w:ins w:id="1310" w:author="Silver, Ian" w:date="2026-02-16T11:31:00Z" w16du:dateUtc="2026-02-16T16:31:00Z"/>
                <w:rFonts w:eastAsia="Times New Roman" w:cs="Times New Roman"/>
                <w:color w:val="000000"/>
                <w:sz w:val="22"/>
                <w:szCs w:val="22"/>
                <w:rPrChange w:id="1311" w:author="Silver, Ian" w:date="2026-02-16T11:32:00Z" w16du:dateUtc="2026-02-16T16:32:00Z">
                  <w:rPr>
                    <w:ins w:id="1312" w:author="Silver, Ian" w:date="2026-02-16T11:31:00Z" w16du:dateUtc="2026-02-16T16:31:00Z"/>
                    <w:rFonts w:ascii="Aptos Narrow" w:eastAsia="Times New Roman" w:hAnsi="Aptos Narrow" w:cs="Times New Roman"/>
                    <w:color w:val="000000"/>
                    <w:sz w:val="22"/>
                    <w:szCs w:val="22"/>
                  </w:rPr>
                </w:rPrChange>
              </w:rPr>
            </w:pPr>
            <w:ins w:id="1313" w:author="Silver, Ian" w:date="2026-02-16T11:31:00Z" w16du:dateUtc="2026-02-16T16:31:00Z">
              <w:r w:rsidRPr="0080672F">
                <w:rPr>
                  <w:rFonts w:eastAsia="Times New Roman" w:cs="Times New Roman"/>
                  <w:color w:val="000000"/>
                  <w:sz w:val="22"/>
                  <w:szCs w:val="22"/>
                  <w:rPrChange w:id="1314" w:author="Silver, Ian" w:date="2026-02-16T11:32:00Z" w16du:dateUtc="2026-02-16T16:32:00Z">
                    <w:rPr>
                      <w:rFonts w:ascii="Aptos Narrow" w:eastAsia="Times New Roman" w:hAnsi="Aptos Narrow" w:cs="Times New Roman"/>
                      <w:color w:val="000000"/>
                      <w:sz w:val="22"/>
                      <w:szCs w:val="22"/>
                    </w:rPr>
                  </w:rPrChange>
                </w:rPr>
                <w:t>0.82</w:t>
              </w:r>
            </w:ins>
          </w:p>
        </w:tc>
        <w:tc>
          <w:tcPr>
            <w:tcW w:w="685" w:type="pct"/>
            <w:tcBorders>
              <w:top w:val="nil"/>
              <w:left w:val="nil"/>
              <w:bottom w:val="nil"/>
              <w:right w:val="nil"/>
            </w:tcBorders>
            <w:shd w:val="clear" w:color="auto" w:fill="auto"/>
            <w:noWrap/>
            <w:vAlign w:val="center"/>
            <w:hideMark/>
            <w:tcPrChange w:id="1315"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0CB2A2F6" w14:textId="77777777" w:rsidR="0080672F" w:rsidRPr="0080672F" w:rsidRDefault="0080672F" w:rsidP="0080672F">
            <w:pPr>
              <w:spacing w:line="240" w:lineRule="auto"/>
              <w:contextualSpacing w:val="0"/>
              <w:jc w:val="center"/>
              <w:rPr>
                <w:ins w:id="1316" w:author="Silver, Ian" w:date="2026-02-16T11:31:00Z" w16du:dateUtc="2026-02-16T16:31:00Z"/>
                <w:rFonts w:eastAsia="Times New Roman" w:cs="Times New Roman"/>
                <w:color w:val="000000"/>
                <w:sz w:val="22"/>
                <w:szCs w:val="22"/>
              </w:rPr>
            </w:pPr>
            <w:ins w:id="1317" w:author="Silver, Ian" w:date="2026-02-16T11:31:00Z" w16du:dateUtc="2026-02-16T16:31:00Z">
              <w:r w:rsidRPr="0080672F">
                <w:rPr>
                  <w:rFonts w:eastAsia="Times New Roman" w:cs="Times New Roman"/>
                  <w:color w:val="000000"/>
                  <w:sz w:val="22"/>
                  <w:szCs w:val="22"/>
                </w:rPr>
                <w:t>--</w:t>
              </w:r>
            </w:ins>
          </w:p>
        </w:tc>
        <w:tc>
          <w:tcPr>
            <w:tcW w:w="685" w:type="pct"/>
            <w:tcBorders>
              <w:top w:val="nil"/>
              <w:left w:val="nil"/>
              <w:bottom w:val="nil"/>
              <w:right w:val="nil"/>
            </w:tcBorders>
            <w:shd w:val="clear" w:color="auto" w:fill="auto"/>
            <w:noWrap/>
            <w:vAlign w:val="center"/>
            <w:hideMark/>
            <w:tcPrChange w:id="1318"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3C227555" w14:textId="77777777" w:rsidR="0080672F" w:rsidRPr="0080672F" w:rsidRDefault="0080672F" w:rsidP="0080672F">
            <w:pPr>
              <w:spacing w:line="240" w:lineRule="auto"/>
              <w:contextualSpacing w:val="0"/>
              <w:jc w:val="center"/>
              <w:rPr>
                <w:ins w:id="1319" w:author="Silver, Ian" w:date="2026-02-16T11:31:00Z" w16du:dateUtc="2026-02-16T16:31:00Z"/>
                <w:rFonts w:eastAsia="Times New Roman" w:cs="Times New Roman"/>
                <w:color w:val="000000"/>
                <w:sz w:val="22"/>
                <w:szCs w:val="22"/>
              </w:rPr>
            </w:pPr>
            <w:ins w:id="1320"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nil"/>
              <w:right w:val="nil"/>
            </w:tcBorders>
            <w:shd w:val="clear" w:color="auto" w:fill="auto"/>
            <w:noWrap/>
            <w:vAlign w:val="center"/>
            <w:hideMark/>
            <w:tcPrChange w:id="1321"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10FC200A" w14:textId="77777777" w:rsidR="0080672F" w:rsidRPr="0080672F" w:rsidRDefault="0080672F" w:rsidP="0080672F">
            <w:pPr>
              <w:spacing w:line="240" w:lineRule="auto"/>
              <w:contextualSpacing w:val="0"/>
              <w:jc w:val="center"/>
              <w:rPr>
                <w:ins w:id="1322" w:author="Silver, Ian" w:date="2026-02-16T11:31:00Z" w16du:dateUtc="2026-02-16T16:31:00Z"/>
                <w:rFonts w:eastAsia="Times New Roman" w:cs="Times New Roman"/>
                <w:color w:val="000000"/>
                <w:sz w:val="22"/>
                <w:szCs w:val="22"/>
              </w:rPr>
            </w:pPr>
            <w:ins w:id="1323" w:author="Silver, Ian" w:date="2026-02-16T11:31:00Z" w16du:dateUtc="2026-02-16T16:31:00Z">
              <w:r w:rsidRPr="0080672F">
                <w:rPr>
                  <w:rFonts w:eastAsia="Times New Roman" w:cs="Times New Roman"/>
                  <w:color w:val="000000"/>
                  <w:sz w:val="22"/>
                  <w:szCs w:val="22"/>
                </w:rPr>
                <w:t>1</w:t>
              </w:r>
            </w:ins>
          </w:p>
        </w:tc>
      </w:tr>
      <w:tr w:rsidR="0080672F" w:rsidRPr="0080672F" w14:paraId="69BBE1F6" w14:textId="77777777" w:rsidTr="0080672F">
        <w:trPr>
          <w:trHeight w:val="20"/>
          <w:ins w:id="1324" w:author="Silver, Ian" w:date="2026-02-16T11:31:00Z"/>
          <w:trPrChange w:id="1325"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326"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6415EE34" w14:textId="77777777" w:rsidR="0080672F" w:rsidRPr="0080672F" w:rsidRDefault="0080672F" w:rsidP="0080672F">
            <w:pPr>
              <w:spacing w:line="240" w:lineRule="auto"/>
              <w:ind w:firstLineChars="100" w:firstLine="220"/>
              <w:contextualSpacing w:val="0"/>
              <w:rPr>
                <w:ins w:id="1327" w:author="Silver, Ian" w:date="2026-02-16T11:31:00Z" w16du:dateUtc="2026-02-16T16:31:00Z"/>
                <w:rFonts w:eastAsia="Times New Roman" w:cs="Times New Roman"/>
                <w:color w:val="000000"/>
                <w:sz w:val="22"/>
                <w:szCs w:val="22"/>
              </w:rPr>
            </w:pPr>
            <w:ins w:id="1328" w:author="Silver, Ian" w:date="2026-02-16T11:31:00Z" w16du:dateUtc="2026-02-16T16:31:00Z">
              <w:r w:rsidRPr="0080672F">
                <w:rPr>
                  <w:rFonts w:eastAsia="Times New Roman" w:cs="Times New Roman"/>
                  <w:color w:val="000000"/>
                  <w:sz w:val="22"/>
                  <w:szCs w:val="22"/>
                </w:rPr>
                <w:t>Urban</w:t>
              </w:r>
            </w:ins>
          </w:p>
        </w:tc>
        <w:tc>
          <w:tcPr>
            <w:tcW w:w="685" w:type="pct"/>
            <w:tcBorders>
              <w:top w:val="nil"/>
              <w:left w:val="nil"/>
              <w:bottom w:val="nil"/>
              <w:right w:val="nil"/>
            </w:tcBorders>
            <w:shd w:val="clear" w:color="auto" w:fill="auto"/>
            <w:noWrap/>
            <w:vAlign w:val="bottom"/>
            <w:hideMark/>
            <w:tcPrChange w:id="1329"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386038B4" w14:textId="77777777" w:rsidR="0080672F" w:rsidRPr="0080672F" w:rsidRDefault="0080672F" w:rsidP="0080672F">
            <w:pPr>
              <w:spacing w:line="240" w:lineRule="auto"/>
              <w:contextualSpacing w:val="0"/>
              <w:jc w:val="center"/>
              <w:rPr>
                <w:ins w:id="1330" w:author="Silver, Ian" w:date="2026-02-16T11:31:00Z" w16du:dateUtc="2026-02-16T16:31:00Z"/>
                <w:rFonts w:eastAsia="Times New Roman" w:cs="Times New Roman"/>
                <w:color w:val="000000"/>
                <w:sz w:val="22"/>
                <w:szCs w:val="22"/>
                <w:rPrChange w:id="1331" w:author="Silver, Ian" w:date="2026-02-16T11:32:00Z" w16du:dateUtc="2026-02-16T16:32:00Z">
                  <w:rPr>
                    <w:ins w:id="1332" w:author="Silver, Ian" w:date="2026-02-16T11:31:00Z" w16du:dateUtc="2026-02-16T16:31:00Z"/>
                    <w:rFonts w:ascii="Aptos Narrow" w:eastAsia="Times New Roman" w:hAnsi="Aptos Narrow" w:cs="Times New Roman"/>
                    <w:color w:val="000000"/>
                    <w:sz w:val="22"/>
                    <w:szCs w:val="22"/>
                  </w:rPr>
                </w:rPrChange>
              </w:rPr>
            </w:pPr>
            <w:ins w:id="1333" w:author="Silver, Ian" w:date="2026-02-16T11:31:00Z" w16du:dateUtc="2026-02-16T16:31:00Z">
              <w:r w:rsidRPr="0080672F">
                <w:rPr>
                  <w:rFonts w:eastAsia="Times New Roman" w:cs="Times New Roman"/>
                  <w:color w:val="000000"/>
                  <w:sz w:val="22"/>
                  <w:szCs w:val="22"/>
                  <w:rPrChange w:id="1334" w:author="Silver, Ian" w:date="2026-02-16T11:32:00Z" w16du:dateUtc="2026-02-16T16:32:00Z">
                    <w:rPr>
                      <w:rFonts w:ascii="Aptos Narrow" w:eastAsia="Times New Roman" w:hAnsi="Aptos Narrow" w:cs="Times New Roman"/>
                      <w:color w:val="000000"/>
                      <w:sz w:val="22"/>
                      <w:szCs w:val="22"/>
                    </w:rPr>
                  </w:rPrChange>
                </w:rPr>
                <w:t>0.76</w:t>
              </w:r>
            </w:ins>
          </w:p>
        </w:tc>
        <w:tc>
          <w:tcPr>
            <w:tcW w:w="685" w:type="pct"/>
            <w:tcBorders>
              <w:top w:val="nil"/>
              <w:left w:val="nil"/>
              <w:bottom w:val="nil"/>
              <w:right w:val="nil"/>
            </w:tcBorders>
            <w:shd w:val="clear" w:color="auto" w:fill="auto"/>
            <w:noWrap/>
            <w:vAlign w:val="center"/>
            <w:hideMark/>
            <w:tcPrChange w:id="1335"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5E6C15E0" w14:textId="77777777" w:rsidR="0080672F" w:rsidRPr="0080672F" w:rsidRDefault="0080672F" w:rsidP="0080672F">
            <w:pPr>
              <w:spacing w:line="240" w:lineRule="auto"/>
              <w:contextualSpacing w:val="0"/>
              <w:jc w:val="center"/>
              <w:rPr>
                <w:ins w:id="1336" w:author="Silver, Ian" w:date="2026-02-16T11:31:00Z" w16du:dateUtc="2026-02-16T16:31:00Z"/>
                <w:rFonts w:eastAsia="Times New Roman" w:cs="Times New Roman"/>
                <w:color w:val="000000"/>
                <w:sz w:val="22"/>
                <w:szCs w:val="22"/>
              </w:rPr>
            </w:pPr>
            <w:ins w:id="1337" w:author="Silver, Ian" w:date="2026-02-16T11:31:00Z" w16du:dateUtc="2026-02-16T16:31:00Z">
              <w:r w:rsidRPr="0080672F">
                <w:rPr>
                  <w:rFonts w:eastAsia="Times New Roman" w:cs="Times New Roman"/>
                  <w:color w:val="000000"/>
                  <w:sz w:val="22"/>
                  <w:szCs w:val="22"/>
                </w:rPr>
                <w:t>--</w:t>
              </w:r>
            </w:ins>
          </w:p>
        </w:tc>
        <w:tc>
          <w:tcPr>
            <w:tcW w:w="685" w:type="pct"/>
            <w:tcBorders>
              <w:top w:val="nil"/>
              <w:left w:val="nil"/>
              <w:bottom w:val="nil"/>
              <w:right w:val="nil"/>
            </w:tcBorders>
            <w:shd w:val="clear" w:color="auto" w:fill="auto"/>
            <w:noWrap/>
            <w:vAlign w:val="center"/>
            <w:hideMark/>
            <w:tcPrChange w:id="1338"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73900CF6" w14:textId="77777777" w:rsidR="0080672F" w:rsidRPr="0080672F" w:rsidRDefault="0080672F" w:rsidP="0080672F">
            <w:pPr>
              <w:spacing w:line="240" w:lineRule="auto"/>
              <w:contextualSpacing w:val="0"/>
              <w:jc w:val="center"/>
              <w:rPr>
                <w:ins w:id="1339" w:author="Silver, Ian" w:date="2026-02-16T11:31:00Z" w16du:dateUtc="2026-02-16T16:31:00Z"/>
                <w:rFonts w:eastAsia="Times New Roman" w:cs="Times New Roman"/>
                <w:color w:val="000000"/>
                <w:sz w:val="22"/>
                <w:szCs w:val="22"/>
              </w:rPr>
            </w:pPr>
            <w:ins w:id="1340"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nil"/>
              <w:right w:val="nil"/>
            </w:tcBorders>
            <w:shd w:val="clear" w:color="auto" w:fill="auto"/>
            <w:noWrap/>
            <w:vAlign w:val="center"/>
            <w:hideMark/>
            <w:tcPrChange w:id="1341"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784E2A5B" w14:textId="77777777" w:rsidR="0080672F" w:rsidRPr="0080672F" w:rsidRDefault="0080672F" w:rsidP="0080672F">
            <w:pPr>
              <w:spacing w:line="240" w:lineRule="auto"/>
              <w:contextualSpacing w:val="0"/>
              <w:jc w:val="center"/>
              <w:rPr>
                <w:ins w:id="1342" w:author="Silver, Ian" w:date="2026-02-16T11:31:00Z" w16du:dateUtc="2026-02-16T16:31:00Z"/>
                <w:rFonts w:eastAsia="Times New Roman" w:cs="Times New Roman"/>
                <w:color w:val="000000"/>
                <w:sz w:val="22"/>
                <w:szCs w:val="22"/>
              </w:rPr>
            </w:pPr>
            <w:ins w:id="1343" w:author="Silver, Ian" w:date="2026-02-16T11:31:00Z" w16du:dateUtc="2026-02-16T16:31:00Z">
              <w:r w:rsidRPr="0080672F">
                <w:rPr>
                  <w:rFonts w:eastAsia="Times New Roman" w:cs="Times New Roman"/>
                  <w:color w:val="000000"/>
                  <w:sz w:val="22"/>
                  <w:szCs w:val="22"/>
                </w:rPr>
                <w:t>1</w:t>
              </w:r>
            </w:ins>
          </w:p>
        </w:tc>
      </w:tr>
      <w:tr w:rsidR="0080672F" w:rsidRPr="0080672F" w14:paraId="385D81CA" w14:textId="77777777" w:rsidTr="0080672F">
        <w:trPr>
          <w:trHeight w:val="20"/>
          <w:ins w:id="1344" w:author="Silver, Ian" w:date="2026-02-16T11:31:00Z"/>
          <w:trPrChange w:id="1345"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346"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67D892C6" w14:textId="77777777" w:rsidR="0080672F" w:rsidRPr="0080672F" w:rsidRDefault="0080672F" w:rsidP="0080672F">
            <w:pPr>
              <w:spacing w:line="240" w:lineRule="auto"/>
              <w:ind w:firstLineChars="100" w:firstLine="220"/>
              <w:contextualSpacing w:val="0"/>
              <w:rPr>
                <w:ins w:id="1347" w:author="Silver, Ian" w:date="2026-02-16T11:31:00Z" w16du:dateUtc="2026-02-16T16:31:00Z"/>
                <w:rFonts w:eastAsia="Times New Roman" w:cs="Times New Roman"/>
                <w:color w:val="000000"/>
                <w:sz w:val="22"/>
                <w:szCs w:val="22"/>
              </w:rPr>
            </w:pPr>
            <w:ins w:id="1348" w:author="Silver, Ian" w:date="2026-02-16T11:31:00Z" w16du:dateUtc="2026-02-16T16:31:00Z">
              <w:r w:rsidRPr="0080672F">
                <w:rPr>
                  <w:rFonts w:eastAsia="Times New Roman" w:cs="Times New Roman"/>
                  <w:color w:val="000000"/>
                  <w:sz w:val="22"/>
                  <w:szCs w:val="22"/>
                </w:rPr>
                <w:t>North Central</w:t>
              </w:r>
            </w:ins>
          </w:p>
        </w:tc>
        <w:tc>
          <w:tcPr>
            <w:tcW w:w="685" w:type="pct"/>
            <w:tcBorders>
              <w:top w:val="nil"/>
              <w:left w:val="nil"/>
              <w:bottom w:val="nil"/>
              <w:right w:val="nil"/>
            </w:tcBorders>
            <w:shd w:val="clear" w:color="auto" w:fill="auto"/>
            <w:noWrap/>
            <w:vAlign w:val="bottom"/>
            <w:hideMark/>
            <w:tcPrChange w:id="1349"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7A83B228" w14:textId="77777777" w:rsidR="0080672F" w:rsidRPr="0080672F" w:rsidRDefault="0080672F" w:rsidP="0080672F">
            <w:pPr>
              <w:spacing w:line="240" w:lineRule="auto"/>
              <w:contextualSpacing w:val="0"/>
              <w:jc w:val="center"/>
              <w:rPr>
                <w:ins w:id="1350" w:author="Silver, Ian" w:date="2026-02-16T11:31:00Z" w16du:dateUtc="2026-02-16T16:31:00Z"/>
                <w:rFonts w:eastAsia="Times New Roman" w:cs="Times New Roman"/>
                <w:color w:val="000000"/>
                <w:sz w:val="22"/>
                <w:szCs w:val="22"/>
                <w:rPrChange w:id="1351" w:author="Silver, Ian" w:date="2026-02-16T11:32:00Z" w16du:dateUtc="2026-02-16T16:32:00Z">
                  <w:rPr>
                    <w:ins w:id="1352" w:author="Silver, Ian" w:date="2026-02-16T11:31:00Z" w16du:dateUtc="2026-02-16T16:31:00Z"/>
                    <w:rFonts w:ascii="Aptos Narrow" w:eastAsia="Times New Roman" w:hAnsi="Aptos Narrow" w:cs="Times New Roman"/>
                    <w:color w:val="000000"/>
                    <w:sz w:val="22"/>
                    <w:szCs w:val="22"/>
                  </w:rPr>
                </w:rPrChange>
              </w:rPr>
            </w:pPr>
            <w:ins w:id="1353" w:author="Silver, Ian" w:date="2026-02-16T11:31:00Z" w16du:dateUtc="2026-02-16T16:31:00Z">
              <w:r w:rsidRPr="0080672F">
                <w:rPr>
                  <w:rFonts w:eastAsia="Times New Roman" w:cs="Times New Roman"/>
                  <w:color w:val="000000"/>
                  <w:sz w:val="22"/>
                  <w:szCs w:val="22"/>
                  <w:rPrChange w:id="1354" w:author="Silver, Ian" w:date="2026-02-16T11:32:00Z" w16du:dateUtc="2026-02-16T16:32:00Z">
                    <w:rPr>
                      <w:rFonts w:ascii="Aptos Narrow" w:eastAsia="Times New Roman" w:hAnsi="Aptos Narrow" w:cs="Times New Roman"/>
                      <w:color w:val="000000"/>
                      <w:sz w:val="22"/>
                      <w:szCs w:val="22"/>
                    </w:rPr>
                  </w:rPrChange>
                </w:rPr>
                <w:t>0.23</w:t>
              </w:r>
            </w:ins>
          </w:p>
        </w:tc>
        <w:tc>
          <w:tcPr>
            <w:tcW w:w="685" w:type="pct"/>
            <w:tcBorders>
              <w:top w:val="nil"/>
              <w:left w:val="nil"/>
              <w:bottom w:val="nil"/>
              <w:right w:val="nil"/>
            </w:tcBorders>
            <w:shd w:val="clear" w:color="auto" w:fill="auto"/>
            <w:noWrap/>
            <w:vAlign w:val="center"/>
            <w:hideMark/>
            <w:tcPrChange w:id="1355"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2956AEE1" w14:textId="77777777" w:rsidR="0080672F" w:rsidRPr="0080672F" w:rsidRDefault="0080672F" w:rsidP="0080672F">
            <w:pPr>
              <w:spacing w:line="240" w:lineRule="auto"/>
              <w:contextualSpacing w:val="0"/>
              <w:jc w:val="center"/>
              <w:rPr>
                <w:ins w:id="1356" w:author="Silver, Ian" w:date="2026-02-16T11:31:00Z" w16du:dateUtc="2026-02-16T16:31:00Z"/>
                <w:rFonts w:eastAsia="Times New Roman" w:cs="Times New Roman"/>
                <w:color w:val="000000"/>
                <w:sz w:val="22"/>
                <w:szCs w:val="22"/>
              </w:rPr>
            </w:pPr>
            <w:ins w:id="1357" w:author="Silver, Ian" w:date="2026-02-16T11:31:00Z" w16du:dateUtc="2026-02-16T16:31:00Z">
              <w:r w:rsidRPr="0080672F">
                <w:rPr>
                  <w:rFonts w:eastAsia="Times New Roman" w:cs="Times New Roman"/>
                  <w:color w:val="000000"/>
                  <w:sz w:val="22"/>
                  <w:szCs w:val="22"/>
                </w:rPr>
                <w:t>--</w:t>
              </w:r>
            </w:ins>
          </w:p>
        </w:tc>
        <w:tc>
          <w:tcPr>
            <w:tcW w:w="685" w:type="pct"/>
            <w:tcBorders>
              <w:top w:val="nil"/>
              <w:left w:val="nil"/>
              <w:bottom w:val="nil"/>
              <w:right w:val="nil"/>
            </w:tcBorders>
            <w:shd w:val="clear" w:color="auto" w:fill="auto"/>
            <w:noWrap/>
            <w:vAlign w:val="center"/>
            <w:hideMark/>
            <w:tcPrChange w:id="1358"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7D7FBB6F" w14:textId="77777777" w:rsidR="0080672F" w:rsidRPr="0080672F" w:rsidRDefault="0080672F" w:rsidP="0080672F">
            <w:pPr>
              <w:spacing w:line="240" w:lineRule="auto"/>
              <w:contextualSpacing w:val="0"/>
              <w:jc w:val="center"/>
              <w:rPr>
                <w:ins w:id="1359" w:author="Silver, Ian" w:date="2026-02-16T11:31:00Z" w16du:dateUtc="2026-02-16T16:31:00Z"/>
                <w:rFonts w:eastAsia="Times New Roman" w:cs="Times New Roman"/>
                <w:color w:val="000000"/>
                <w:sz w:val="22"/>
                <w:szCs w:val="22"/>
              </w:rPr>
            </w:pPr>
            <w:ins w:id="1360"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nil"/>
              <w:right w:val="nil"/>
            </w:tcBorders>
            <w:shd w:val="clear" w:color="auto" w:fill="auto"/>
            <w:noWrap/>
            <w:vAlign w:val="center"/>
            <w:hideMark/>
            <w:tcPrChange w:id="1361"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28469F64" w14:textId="77777777" w:rsidR="0080672F" w:rsidRPr="0080672F" w:rsidRDefault="0080672F" w:rsidP="0080672F">
            <w:pPr>
              <w:spacing w:line="240" w:lineRule="auto"/>
              <w:contextualSpacing w:val="0"/>
              <w:jc w:val="center"/>
              <w:rPr>
                <w:ins w:id="1362" w:author="Silver, Ian" w:date="2026-02-16T11:31:00Z" w16du:dateUtc="2026-02-16T16:31:00Z"/>
                <w:rFonts w:eastAsia="Times New Roman" w:cs="Times New Roman"/>
                <w:color w:val="000000"/>
                <w:sz w:val="22"/>
                <w:szCs w:val="22"/>
              </w:rPr>
            </w:pPr>
            <w:ins w:id="1363" w:author="Silver, Ian" w:date="2026-02-16T11:31:00Z" w16du:dateUtc="2026-02-16T16:31:00Z">
              <w:r w:rsidRPr="0080672F">
                <w:rPr>
                  <w:rFonts w:eastAsia="Times New Roman" w:cs="Times New Roman"/>
                  <w:color w:val="000000"/>
                  <w:sz w:val="22"/>
                  <w:szCs w:val="22"/>
                </w:rPr>
                <w:t>1</w:t>
              </w:r>
            </w:ins>
          </w:p>
        </w:tc>
      </w:tr>
      <w:tr w:rsidR="0080672F" w:rsidRPr="0080672F" w14:paraId="12C30D89" w14:textId="77777777" w:rsidTr="0080672F">
        <w:trPr>
          <w:trHeight w:val="20"/>
          <w:ins w:id="1364" w:author="Silver, Ian" w:date="2026-02-16T11:31:00Z"/>
          <w:trPrChange w:id="1365"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366"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764900A4" w14:textId="77777777" w:rsidR="0080672F" w:rsidRPr="0080672F" w:rsidRDefault="0080672F" w:rsidP="0080672F">
            <w:pPr>
              <w:spacing w:line="240" w:lineRule="auto"/>
              <w:ind w:firstLineChars="100" w:firstLine="220"/>
              <w:contextualSpacing w:val="0"/>
              <w:rPr>
                <w:ins w:id="1367" w:author="Silver, Ian" w:date="2026-02-16T11:31:00Z" w16du:dateUtc="2026-02-16T16:31:00Z"/>
                <w:rFonts w:eastAsia="Times New Roman" w:cs="Times New Roman"/>
                <w:color w:val="000000"/>
                <w:sz w:val="22"/>
                <w:szCs w:val="22"/>
              </w:rPr>
            </w:pPr>
            <w:ins w:id="1368" w:author="Silver, Ian" w:date="2026-02-16T11:31:00Z" w16du:dateUtc="2026-02-16T16:31:00Z">
              <w:r w:rsidRPr="0080672F">
                <w:rPr>
                  <w:rFonts w:eastAsia="Times New Roman" w:cs="Times New Roman"/>
                  <w:color w:val="000000"/>
                  <w:sz w:val="22"/>
                  <w:szCs w:val="22"/>
                </w:rPr>
                <w:t>South</w:t>
              </w:r>
            </w:ins>
          </w:p>
        </w:tc>
        <w:tc>
          <w:tcPr>
            <w:tcW w:w="685" w:type="pct"/>
            <w:tcBorders>
              <w:top w:val="nil"/>
              <w:left w:val="nil"/>
              <w:bottom w:val="nil"/>
              <w:right w:val="nil"/>
            </w:tcBorders>
            <w:shd w:val="clear" w:color="auto" w:fill="auto"/>
            <w:noWrap/>
            <w:vAlign w:val="bottom"/>
            <w:hideMark/>
            <w:tcPrChange w:id="1369"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69AA80BF" w14:textId="77777777" w:rsidR="0080672F" w:rsidRPr="0080672F" w:rsidRDefault="0080672F" w:rsidP="0080672F">
            <w:pPr>
              <w:spacing w:line="240" w:lineRule="auto"/>
              <w:contextualSpacing w:val="0"/>
              <w:jc w:val="center"/>
              <w:rPr>
                <w:ins w:id="1370" w:author="Silver, Ian" w:date="2026-02-16T11:31:00Z" w16du:dateUtc="2026-02-16T16:31:00Z"/>
                <w:rFonts w:eastAsia="Times New Roman" w:cs="Times New Roman"/>
                <w:color w:val="000000"/>
                <w:sz w:val="22"/>
                <w:szCs w:val="22"/>
                <w:rPrChange w:id="1371" w:author="Silver, Ian" w:date="2026-02-16T11:32:00Z" w16du:dateUtc="2026-02-16T16:32:00Z">
                  <w:rPr>
                    <w:ins w:id="1372" w:author="Silver, Ian" w:date="2026-02-16T11:31:00Z" w16du:dateUtc="2026-02-16T16:31:00Z"/>
                    <w:rFonts w:ascii="Aptos Narrow" w:eastAsia="Times New Roman" w:hAnsi="Aptos Narrow" w:cs="Times New Roman"/>
                    <w:color w:val="000000"/>
                    <w:sz w:val="22"/>
                    <w:szCs w:val="22"/>
                  </w:rPr>
                </w:rPrChange>
              </w:rPr>
            </w:pPr>
            <w:ins w:id="1373" w:author="Silver, Ian" w:date="2026-02-16T11:31:00Z" w16du:dateUtc="2026-02-16T16:31:00Z">
              <w:r w:rsidRPr="0080672F">
                <w:rPr>
                  <w:rFonts w:eastAsia="Times New Roman" w:cs="Times New Roman"/>
                  <w:color w:val="000000"/>
                  <w:sz w:val="22"/>
                  <w:szCs w:val="22"/>
                  <w:rPrChange w:id="1374" w:author="Silver, Ian" w:date="2026-02-16T11:32:00Z" w16du:dateUtc="2026-02-16T16:32:00Z">
                    <w:rPr>
                      <w:rFonts w:ascii="Aptos Narrow" w:eastAsia="Times New Roman" w:hAnsi="Aptos Narrow" w:cs="Times New Roman"/>
                      <w:color w:val="000000"/>
                      <w:sz w:val="22"/>
                      <w:szCs w:val="22"/>
                    </w:rPr>
                  </w:rPrChange>
                </w:rPr>
                <w:t>0.38</w:t>
              </w:r>
            </w:ins>
          </w:p>
        </w:tc>
        <w:tc>
          <w:tcPr>
            <w:tcW w:w="685" w:type="pct"/>
            <w:tcBorders>
              <w:top w:val="nil"/>
              <w:left w:val="nil"/>
              <w:bottom w:val="nil"/>
              <w:right w:val="nil"/>
            </w:tcBorders>
            <w:shd w:val="clear" w:color="auto" w:fill="auto"/>
            <w:noWrap/>
            <w:vAlign w:val="center"/>
            <w:hideMark/>
            <w:tcPrChange w:id="1375"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4D1A1240" w14:textId="77777777" w:rsidR="0080672F" w:rsidRPr="0080672F" w:rsidRDefault="0080672F" w:rsidP="0080672F">
            <w:pPr>
              <w:spacing w:line="240" w:lineRule="auto"/>
              <w:contextualSpacing w:val="0"/>
              <w:jc w:val="center"/>
              <w:rPr>
                <w:ins w:id="1376" w:author="Silver, Ian" w:date="2026-02-16T11:31:00Z" w16du:dateUtc="2026-02-16T16:31:00Z"/>
                <w:rFonts w:eastAsia="Times New Roman" w:cs="Times New Roman"/>
                <w:color w:val="000000"/>
                <w:sz w:val="22"/>
                <w:szCs w:val="22"/>
              </w:rPr>
            </w:pPr>
            <w:ins w:id="1377" w:author="Silver, Ian" w:date="2026-02-16T11:31:00Z" w16du:dateUtc="2026-02-16T16:31:00Z">
              <w:r w:rsidRPr="0080672F">
                <w:rPr>
                  <w:rFonts w:eastAsia="Times New Roman" w:cs="Times New Roman"/>
                  <w:color w:val="000000"/>
                  <w:sz w:val="22"/>
                  <w:szCs w:val="22"/>
                </w:rPr>
                <w:t>--</w:t>
              </w:r>
            </w:ins>
          </w:p>
        </w:tc>
        <w:tc>
          <w:tcPr>
            <w:tcW w:w="685" w:type="pct"/>
            <w:tcBorders>
              <w:top w:val="nil"/>
              <w:left w:val="nil"/>
              <w:bottom w:val="nil"/>
              <w:right w:val="nil"/>
            </w:tcBorders>
            <w:shd w:val="clear" w:color="auto" w:fill="auto"/>
            <w:noWrap/>
            <w:vAlign w:val="center"/>
            <w:hideMark/>
            <w:tcPrChange w:id="1378"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7C3B0C8B" w14:textId="77777777" w:rsidR="0080672F" w:rsidRPr="0080672F" w:rsidRDefault="0080672F" w:rsidP="0080672F">
            <w:pPr>
              <w:spacing w:line="240" w:lineRule="auto"/>
              <w:contextualSpacing w:val="0"/>
              <w:jc w:val="center"/>
              <w:rPr>
                <w:ins w:id="1379" w:author="Silver, Ian" w:date="2026-02-16T11:31:00Z" w16du:dateUtc="2026-02-16T16:31:00Z"/>
                <w:rFonts w:eastAsia="Times New Roman" w:cs="Times New Roman"/>
                <w:color w:val="000000"/>
                <w:sz w:val="22"/>
                <w:szCs w:val="22"/>
              </w:rPr>
            </w:pPr>
            <w:ins w:id="1380"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nil"/>
              <w:right w:val="nil"/>
            </w:tcBorders>
            <w:shd w:val="clear" w:color="auto" w:fill="auto"/>
            <w:noWrap/>
            <w:vAlign w:val="center"/>
            <w:hideMark/>
            <w:tcPrChange w:id="1381"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005D34E6" w14:textId="77777777" w:rsidR="0080672F" w:rsidRPr="0080672F" w:rsidRDefault="0080672F" w:rsidP="0080672F">
            <w:pPr>
              <w:spacing w:line="240" w:lineRule="auto"/>
              <w:contextualSpacing w:val="0"/>
              <w:jc w:val="center"/>
              <w:rPr>
                <w:ins w:id="1382" w:author="Silver, Ian" w:date="2026-02-16T11:31:00Z" w16du:dateUtc="2026-02-16T16:31:00Z"/>
                <w:rFonts w:eastAsia="Times New Roman" w:cs="Times New Roman"/>
                <w:color w:val="000000"/>
                <w:sz w:val="22"/>
                <w:szCs w:val="22"/>
              </w:rPr>
            </w:pPr>
            <w:ins w:id="1383" w:author="Silver, Ian" w:date="2026-02-16T11:31:00Z" w16du:dateUtc="2026-02-16T16:31:00Z">
              <w:r w:rsidRPr="0080672F">
                <w:rPr>
                  <w:rFonts w:eastAsia="Times New Roman" w:cs="Times New Roman"/>
                  <w:color w:val="000000"/>
                  <w:sz w:val="22"/>
                  <w:szCs w:val="22"/>
                </w:rPr>
                <w:t>1</w:t>
              </w:r>
            </w:ins>
          </w:p>
        </w:tc>
      </w:tr>
      <w:tr w:rsidR="0080672F" w:rsidRPr="0080672F" w14:paraId="666B61FE" w14:textId="77777777" w:rsidTr="0080672F">
        <w:trPr>
          <w:trHeight w:val="20"/>
          <w:ins w:id="1384" w:author="Silver, Ian" w:date="2026-02-16T11:31:00Z"/>
          <w:trPrChange w:id="1385"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386"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5FEAFA2A" w14:textId="77777777" w:rsidR="0080672F" w:rsidRPr="0080672F" w:rsidRDefault="0080672F" w:rsidP="0080672F">
            <w:pPr>
              <w:spacing w:line="240" w:lineRule="auto"/>
              <w:ind w:firstLineChars="100" w:firstLine="220"/>
              <w:contextualSpacing w:val="0"/>
              <w:rPr>
                <w:ins w:id="1387" w:author="Silver, Ian" w:date="2026-02-16T11:31:00Z" w16du:dateUtc="2026-02-16T16:31:00Z"/>
                <w:rFonts w:eastAsia="Times New Roman" w:cs="Times New Roman"/>
                <w:color w:val="000000"/>
                <w:sz w:val="22"/>
                <w:szCs w:val="22"/>
              </w:rPr>
            </w:pPr>
            <w:ins w:id="1388" w:author="Silver, Ian" w:date="2026-02-16T11:31:00Z" w16du:dateUtc="2026-02-16T16:31:00Z">
              <w:r w:rsidRPr="0080672F">
                <w:rPr>
                  <w:rFonts w:eastAsia="Times New Roman" w:cs="Times New Roman"/>
                  <w:color w:val="000000"/>
                  <w:sz w:val="22"/>
                  <w:szCs w:val="22"/>
                </w:rPr>
                <w:t>West</w:t>
              </w:r>
            </w:ins>
          </w:p>
        </w:tc>
        <w:tc>
          <w:tcPr>
            <w:tcW w:w="685" w:type="pct"/>
            <w:tcBorders>
              <w:top w:val="nil"/>
              <w:left w:val="nil"/>
              <w:bottom w:val="nil"/>
              <w:right w:val="nil"/>
            </w:tcBorders>
            <w:shd w:val="clear" w:color="auto" w:fill="auto"/>
            <w:noWrap/>
            <w:vAlign w:val="bottom"/>
            <w:hideMark/>
            <w:tcPrChange w:id="1389"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548C0AB5" w14:textId="77777777" w:rsidR="0080672F" w:rsidRPr="0080672F" w:rsidRDefault="0080672F" w:rsidP="0080672F">
            <w:pPr>
              <w:spacing w:line="240" w:lineRule="auto"/>
              <w:contextualSpacing w:val="0"/>
              <w:jc w:val="center"/>
              <w:rPr>
                <w:ins w:id="1390" w:author="Silver, Ian" w:date="2026-02-16T11:31:00Z" w16du:dateUtc="2026-02-16T16:31:00Z"/>
                <w:rFonts w:eastAsia="Times New Roman" w:cs="Times New Roman"/>
                <w:color w:val="000000"/>
                <w:sz w:val="22"/>
                <w:szCs w:val="22"/>
                <w:rPrChange w:id="1391" w:author="Silver, Ian" w:date="2026-02-16T11:32:00Z" w16du:dateUtc="2026-02-16T16:32:00Z">
                  <w:rPr>
                    <w:ins w:id="1392" w:author="Silver, Ian" w:date="2026-02-16T11:31:00Z" w16du:dateUtc="2026-02-16T16:31:00Z"/>
                    <w:rFonts w:ascii="Aptos Narrow" w:eastAsia="Times New Roman" w:hAnsi="Aptos Narrow" w:cs="Times New Roman"/>
                    <w:color w:val="000000"/>
                    <w:sz w:val="22"/>
                    <w:szCs w:val="22"/>
                  </w:rPr>
                </w:rPrChange>
              </w:rPr>
            </w:pPr>
            <w:ins w:id="1393" w:author="Silver, Ian" w:date="2026-02-16T11:31:00Z" w16du:dateUtc="2026-02-16T16:31:00Z">
              <w:r w:rsidRPr="0080672F">
                <w:rPr>
                  <w:rFonts w:eastAsia="Times New Roman" w:cs="Times New Roman"/>
                  <w:color w:val="000000"/>
                  <w:sz w:val="22"/>
                  <w:szCs w:val="22"/>
                  <w:rPrChange w:id="1394" w:author="Silver, Ian" w:date="2026-02-16T11:32:00Z" w16du:dateUtc="2026-02-16T16:32:00Z">
                    <w:rPr>
                      <w:rFonts w:ascii="Aptos Narrow" w:eastAsia="Times New Roman" w:hAnsi="Aptos Narrow" w:cs="Times New Roman"/>
                      <w:color w:val="000000"/>
                      <w:sz w:val="22"/>
                      <w:szCs w:val="22"/>
                    </w:rPr>
                  </w:rPrChange>
                </w:rPr>
                <w:t>0.22</w:t>
              </w:r>
            </w:ins>
          </w:p>
        </w:tc>
        <w:tc>
          <w:tcPr>
            <w:tcW w:w="685" w:type="pct"/>
            <w:tcBorders>
              <w:top w:val="nil"/>
              <w:left w:val="nil"/>
              <w:bottom w:val="nil"/>
              <w:right w:val="nil"/>
            </w:tcBorders>
            <w:shd w:val="clear" w:color="auto" w:fill="auto"/>
            <w:noWrap/>
            <w:vAlign w:val="center"/>
            <w:hideMark/>
            <w:tcPrChange w:id="1395"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1B83B1ED" w14:textId="77777777" w:rsidR="0080672F" w:rsidRPr="0080672F" w:rsidRDefault="0080672F" w:rsidP="0080672F">
            <w:pPr>
              <w:spacing w:line="240" w:lineRule="auto"/>
              <w:contextualSpacing w:val="0"/>
              <w:jc w:val="center"/>
              <w:rPr>
                <w:ins w:id="1396" w:author="Silver, Ian" w:date="2026-02-16T11:31:00Z" w16du:dateUtc="2026-02-16T16:31:00Z"/>
                <w:rFonts w:eastAsia="Times New Roman" w:cs="Times New Roman"/>
                <w:color w:val="000000"/>
                <w:sz w:val="22"/>
                <w:szCs w:val="22"/>
              </w:rPr>
            </w:pPr>
            <w:ins w:id="1397" w:author="Silver, Ian" w:date="2026-02-16T11:31:00Z" w16du:dateUtc="2026-02-16T16:31:00Z">
              <w:r w:rsidRPr="0080672F">
                <w:rPr>
                  <w:rFonts w:eastAsia="Times New Roman" w:cs="Times New Roman"/>
                  <w:color w:val="000000"/>
                  <w:sz w:val="22"/>
                  <w:szCs w:val="22"/>
                </w:rPr>
                <w:t>--</w:t>
              </w:r>
            </w:ins>
          </w:p>
        </w:tc>
        <w:tc>
          <w:tcPr>
            <w:tcW w:w="685" w:type="pct"/>
            <w:tcBorders>
              <w:top w:val="nil"/>
              <w:left w:val="nil"/>
              <w:bottom w:val="nil"/>
              <w:right w:val="nil"/>
            </w:tcBorders>
            <w:shd w:val="clear" w:color="auto" w:fill="auto"/>
            <w:noWrap/>
            <w:vAlign w:val="center"/>
            <w:hideMark/>
            <w:tcPrChange w:id="1398"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264D815A" w14:textId="77777777" w:rsidR="0080672F" w:rsidRPr="0080672F" w:rsidRDefault="0080672F" w:rsidP="0080672F">
            <w:pPr>
              <w:spacing w:line="240" w:lineRule="auto"/>
              <w:contextualSpacing w:val="0"/>
              <w:jc w:val="center"/>
              <w:rPr>
                <w:ins w:id="1399" w:author="Silver, Ian" w:date="2026-02-16T11:31:00Z" w16du:dateUtc="2026-02-16T16:31:00Z"/>
                <w:rFonts w:eastAsia="Times New Roman" w:cs="Times New Roman"/>
                <w:color w:val="000000"/>
                <w:sz w:val="22"/>
                <w:szCs w:val="22"/>
              </w:rPr>
            </w:pPr>
            <w:ins w:id="1400"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nil"/>
              <w:right w:val="nil"/>
            </w:tcBorders>
            <w:shd w:val="clear" w:color="auto" w:fill="auto"/>
            <w:noWrap/>
            <w:vAlign w:val="center"/>
            <w:hideMark/>
            <w:tcPrChange w:id="1401"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066832A4" w14:textId="77777777" w:rsidR="0080672F" w:rsidRPr="0080672F" w:rsidRDefault="0080672F" w:rsidP="0080672F">
            <w:pPr>
              <w:spacing w:line="240" w:lineRule="auto"/>
              <w:contextualSpacing w:val="0"/>
              <w:jc w:val="center"/>
              <w:rPr>
                <w:ins w:id="1402" w:author="Silver, Ian" w:date="2026-02-16T11:31:00Z" w16du:dateUtc="2026-02-16T16:31:00Z"/>
                <w:rFonts w:eastAsia="Times New Roman" w:cs="Times New Roman"/>
                <w:color w:val="000000"/>
                <w:sz w:val="22"/>
                <w:szCs w:val="22"/>
              </w:rPr>
            </w:pPr>
            <w:ins w:id="1403" w:author="Silver, Ian" w:date="2026-02-16T11:31:00Z" w16du:dateUtc="2026-02-16T16:31:00Z">
              <w:r w:rsidRPr="0080672F">
                <w:rPr>
                  <w:rFonts w:eastAsia="Times New Roman" w:cs="Times New Roman"/>
                  <w:color w:val="000000"/>
                  <w:sz w:val="22"/>
                  <w:szCs w:val="22"/>
                </w:rPr>
                <w:t>1</w:t>
              </w:r>
            </w:ins>
          </w:p>
        </w:tc>
      </w:tr>
      <w:tr w:rsidR="0080672F" w:rsidRPr="0080672F" w14:paraId="39279391" w14:textId="77777777" w:rsidTr="0080672F">
        <w:trPr>
          <w:trHeight w:val="20"/>
          <w:ins w:id="1404" w:author="Silver, Ian" w:date="2026-02-16T11:31:00Z"/>
          <w:trPrChange w:id="1405" w:author="Silver, Ian" w:date="2026-02-16T11:32:00Z" w16du:dateUtc="2026-02-16T16:32:00Z">
            <w:trPr>
              <w:trHeight w:val="288"/>
            </w:trPr>
          </w:trPrChange>
        </w:trPr>
        <w:tc>
          <w:tcPr>
            <w:tcW w:w="2260" w:type="pct"/>
            <w:tcBorders>
              <w:top w:val="nil"/>
              <w:left w:val="nil"/>
              <w:bottom w:val="nil"/>
              <w:right w:val="nil"/>
            </w:tcBorders>
            <w:shd w:val="clear" w:color="auto" w:fill="auto"/>
            <w:vAlign w:val="center"/>
            <w:hideMark/>
            <w:tcPrChange w:id="1406" w:author="Silver, Ian" w:date="2026-02-16T11:32:00Z" w16du:dateUtc="2026-02-16T16:32:00Z">
              <w:tcPr>
                <w:tcW w:w="3482" w:type="pct"/>
                <w:gridSpan w:val="2"/>
                <w:tcBorders>
                  <w:top w:val="nil"/>
                  <w:left w:val="nil"/>
                  <w:bottom w:val="nil"/>
                  <w:right w:val="nil"/>
                </w:tcBorders>
                <w:shd w:val="clear" w:color="auto" w:fill="auto"/>
                <w:vAlign w:val="center"/>
                <w:hideMark/>
              </w:tcPr>
            </w:tcPrChange>
          </w:tcPr>
          <w:p w14:paraId="409B31C1" w14:textId="77777777" w:rsidR="0080672F" w:rsidRPr="0080672F" w:rsidRDefault="0080672F" w:rsidP="0080672F">
            <w:pPr>
              <w:spacing w:line="240" w:lineRule="auto"/>
              <w:ind w:firstLineChars="100" w:firstLine="220"/>
              <w:contextualSpacing w:val="0"/>
              <w:rPr>
                <w:ins w:id="1407" w:author="Silver, Ian" w:date="2026-02-16T11:31:00Z" w16du:dateUtc="2026-02-16T16:31:00Z"/>
                <w:rFonts w:eastAsia="Times New Roman" w:cs="Times New Roman"/>
                <w:color w:val="000000"/>
                <w:sz w:val="22"/>
                <w:szCs w:val="22"/>
              </w:rPr>
            </w:pPr>
            <w:ins w:id="1408" w:author="Silver, Ian" w:date="2026-02-16T11:31:00Z" w16du:dateUtc="2026-02-16T16:31:00Z">
              <w:r w:rsidRPr="0080672F">
                <w:rPr>
                  <w:rFonts w:eastAsia="Times New Roman" w:cs="Times New Roman"/>
                  <w:color w:val="000000"/>
                  <w:sz w:val="22"/>
                  <w:szCs w:val="22"/>
                </w:rPr>
                <w:t>Parental Incarceration Before 16</w:t>
              </w:r>
            </w:ins>
          </w:p>
        </w:tc>
        <w:tc>
          <w:tcPr>
            <w:tcW w:w="685" w:type="pct"/>
            <w:tcBorders>
              <w:top w:val="nil"/>
              <w:left w:val="nil"/>
              <w:bottom w:val="nil"/>
              <w:right w:val="nil"/>
            </w:tcBorders>
            <w:shd w:val="clear" w:color="auto" w:fill="auto"/>
            <w:noWrap/>
            <w:vAlign w:val="bottom"/>
            <w:hideMark/>
            <w:tcPrChange w:id="1409"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1CD082D8" w14:textId="77777777" w:rsidR="0080672F" w:rsidRPr="0080672F" w:rsidRDefault="0080672F" w:rsidP="0080672F">
            <w:pPr>
              <w:spacing w:line="240" w:lineRule="auto"/>
              <w:contextualSpacing w:val="0"/>
              <w:jc w:val="center"/>
              <w:rPr>
                <w:ins w:id="1410" w:author="Silver, Ian" w:date="2026-02-16T11:31:00Z" w16du:dateUtc="2026-02-16T16:31:00Z"/>
                <w:rFonts w:eastAsia="Times New Roman" w:cs="Times New Roman"/>
                <w:color w:val="000000"/>
                <w:sz w:val="22"/>
                <w:szCs w:val="22"/>
                <w:rPrChange w:id="1411" w:author="Silver, Ian" w:date="2026-02-16T11:32:00Z" w16du:dateUtc="2026-02-16T16:32:00Z">
                  <w:rPr>
                    <w:ins w:id="1412" w:author="Silver, Ian" w:date="2026-02-16T11:31:00Z" w16du:dateUtc="2026-02-16T16:31:00Z"/>
                    <w:rFonts w:ascii="Aptos Narrow" w:eastAsia="Times New Roman" w:hAnsi="Aptos Narrow" w:cs="Times New Roman"/>
                    <w:color w:val="000000"/>
                    <w:sz w:val="22"/>
                    <w:szCs w:val="22"/>
                  </w:rPr>
                </w:rPrChange>
              </w:rPr>
            </w:pPr>
            <w:ins w:id="1413" w:author="Silver, Ian" w:date="2026-02-16T11:31:00Z" w16du:dateUtc="2026-02-16T16:31:00Z">
              <w:r w:rsidRPr="0080672F">
                <w:rPr>
                  <w:rFonts w:eastAsia="Times New Roman" w:cs="Times New Roman"/>
                  <w:color w:val="000000"/>
                  <w:sz w:val="22"/>
                  <w:szCs w:val="22"/>
                  <w:rPrChange w:id="1414" w:author="Silver, Ian" w:date="2026-02-16T11:32:00Z" w16du:dateUtc="2026-02-16T16:32:00Z">
                    <w:rPr>
                      <w:rFonts w:ascii="Aptos Narrow" w:eastAsia="Times New Roman" w:hAnsi="Aptos Narrow" w:cs="Times New Roman"/>
                      <w:color w:val="000000"/>
                      <w:sz w:val="22"/>
                      <w:szCs w:val="22"/>
                    </w:rPr>
                  </w:rPrChange>
                </w:rPr>
                <w:t>0.07</w:t>
              </w:r>
            </w:ins>
          </w:p>
        </w:tc>
        <w:tc>
          <w:tcPr>
            <w:tcW w:w="685" w:type="pct"/>
            <w:tcBorders>
              <w:top w:val="nil"/>
              <w:left w:val="nil"/>
              <w:bottom w:val="nil"/>
              <w:right w:val="nil"/>
            </w:tcBorders>
            <w:shd w:val="clear" w:color="auto" w:fill="auto"/>
            <w:noWrap/>
            <w:vAlign w:val="center"/>
            <w:hideMark/>
            <w:tcPrChange w:id="1415"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0638681F" w14:textId="77777777" w:rsidR="0080672F" w:rsidRPr="0080672F" w:rsidRDefault="0080672F" w:rsidP="0080672F">
            <w:pPr>
              <w:spacing w:line="240" w:lineRule="auto"/>
              <w:contextualSpacing w:val="0"/>
              <w:jc w:val="center"/>
              <w:rPr>
                <w:ins w:id="1416" w:author="Silver, Ian" w:date="2026-02-16T11:31:00Z" w16du:dateUtc="2026-02-16T16:31:00Z"/>
                <w:rFonts w:eastAsia="Times New Roman" w:cs="Times New Roman"/>
                <w:color w:val="000000"/>
                <w:sz w:val="22"/>
                <w:szCs w:val="22"/>
              </w:rPr>
            </w:pPr>
            <w:ins w:id="1417" w:author="Silver, Ian" w:date="2026-02-16T11:31:00Z" w16du:dateUtc="2026-02-16T16:31:00Z">
              <w:r w:rsidRPr="0080672F">
                <w:rPr>
                  <w:rFonts w:eastAsia="Times New Roman" w:cs="Times New Roman"/>
                  <w:color w:val="000000"/>
                  <w:sz w:val="22"/>
                  <w:szCs w:val="22"/>
                </w:rPr>
                <w:t>--</w:t>
              </w:r>
            </w:ins>
          </w:p>
        </w:tc>
        <w:tc>
          <w:tcPr>
            <w:tcW w:w="685" w:type="pct"/>
            <w:tcBorders>
              <w:top w:val="nil"/>
              <w:left w:val="nil"/>
              <w:bottom w:val="nil"/>
              <w:right w:val="nil"/>
            </w:tcBorders>
            <w:shd w:val="clear" w:color="auto" w:fill="auto"/>
            <w:noWrap/>
            <w:vAlign w:val="center"/>
            <w:hideMark/>
            <w:tcPrChange w:id="1418"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3CFF23F6" w14:textId="77777777" w:rsidR="0080672F" w:rsidRPr="0080672F" w:rsidRDefault="0080672F" w:rsidP="0080672F">
            <w:pPr>
              <w:spacing w:line="240" w:lineRule="auto"/>
              <w:contextualSpacing w:val="0"/>
              <w:jc w:val="center"/>
              <w:rPr>
                <w:ins w:id="1419" w:author="Silver, Ian" w:date="2026-02-16T11:31:00Z" w16du:dateUtc="2026-02-16T16:31:00Z"/>
                <w:rFonts w:eastAsia="Times New Roman" w:cs="Times New Roman"/>
                <w:color w:val="000000"/>
                <w:sz w:val="22"/>
                <w:szCs w:val="22"/>
              </w:rPr>
            </w:pPr>
            <w:ins w:id="1420"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nil"/>
              <w:right w:val="nil"/>
            </w:tcBorders>
            <w:shd w:val="clear" w:color="auto" w:fill="auto"/>
            <w:noWrap/>
            <w:vAlign w:val="center"/>
            <w:hideMark/>
            <w:tcPrChange w:id="1421"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23135EC6" w14:textId="77777777" w:rsidR="0080672F" w:rsidRPr="0080672F" w:rsidRDefault="0080672F" w:rsidP="0080672F">
            <w:pPr>
              <w:spacing w:line="240" w:lineRule="auto"/>
              <w:contextualSpacing w:val="0"/>
              <w:jc w:val="center"/>
              <w:rPr>
                <w:ins w:id="1422" w:author="Silver, Ian" w:date="2026-02-16T11:31:00Z" w16du:dateUtc="2026-02-16T16:31:00Z"/>
                <w:rFonts w:eastAsia="Times New Roman" w:cs="Times New Roman"/>
                <w:color w:val="000000"/>
                <w:sz w:val="22"/>
                <w:szCs w:val="22"/>
              </w:rPr>
            </w:pPr>
            <w:ins w:id="1423" w:author="Silver, Ian" w:date="2026-02-16T11:31:00Z" w16du:dateUtc="2026-02-16T16:31:00Z">
              <w:r w:rsidRPr="0080672F">
                <w:rPr>
                  <w:rFonts w:eastAsia="Times New Roman" w:cs="Times New Roman"/>
                  <w:color w:val="000000"/>
                  <w:sz w:val="22"/>
                  <w:szCs w:val="22"/>
                </w:rPr>
                <w:t>1</w:t>
              </w:r>
            </w:ins>
          </w:p>
        </w:tc>
      </w:tr>
      <w:tr w:rsidR="0080672F" w:rsidRPr="0080672F" w14:paraId="6A6D6C98" w14:textId="77777777" w:rsidTr="0080672F">
        <w:trPr>
          <w:trHeight w:val="20"/>
          <w:ins w:id="1424" w:author="Silver, Ian" w:date="2026-02-16T11:31:00Z"/>
          <w:trPrChange w:id="1425" w:author="Silver, Ian" w:date="2026-02-16T11:32:00Z" w16du:dateUtc="2026-02-16T16:32:00Z">
            <w:trPr>
              <w:trHeight w:val="288"/>
            </w:trPr>
          </w:trPrChange>
        </w:trPr>
        <w:tc>
          <w:tcPr>
            <w:tcW w:w="2260" w:type="pct"/>
            <w:tcBorders>
              <w:top w:val="nil"/>
              <w:left w:val="nil"/>
              <w:bottom w:val="nil"/>
              <w:right w:val="nil"/>
            </w:tcBorders>
            <w:shd w:val="clear" w:color="auto" w:fill="auto"/>
            <w:vAlign w:val="center"/>
            <w:hideMark/>
            <w:tcPrChange w:id="1426" w:author="Silver, Ian" w:date="2026-02-16T11:32:00Z" w16du:dateUtc="2026-02-16T16:32:00Z">
              <w:tcPr>
                <w:tcW w:w="3482" w:type="pct"/>
                <w:gridSpan w:val="2"/>
                <w:tcBorders>
                  <w:top w:val="nil"/>
                  <w:left w:val="nil"/>
                  <w:bottom w:val="nil"/>
                  <w:right w:val="nil"/>
                </w:tcBorders>
                <w:shd w:val="clear" w:color="auto" w:fill="auto"/>
                <w:vAlign w:val="center"/>
                <w:hideMark/>
              </w:tcPr>
            </w:tcPrChange>
          </w:tcPr>
          <w:p w14:paraId="3E550003" w14:textId="77777777" w:rsidR="0080672F" w:rsidRPr="0080672F" w:rsidRDefault="0080672F" w:rsidP="0080672F">
            <w:pPr>
              <w:spacing w:line="240" w:lineRule="auto"/>
              <w:ind w:firstLineChars="100" w:firstLine="220"/>
              <w:contextualSpacing w:val="0"/>
              <w:rPr>
                <w:ins w:id="1427" w:author="Silver, Ian" w:date="2026-02-16T11:31:00Z" w16du:dateUtc="2026-02-16T16:31:00Z"/>
                <w:rFonts w:eastAsia="Times New Roman" w:cs="Times New Roman"/>
                <w:color w:val="000000"/>
                <w:sz w:val="22"/>
                <w:szCs w:val="22"/>
              </w:rPr>
            </w:pPr>
            <w:ins w:id="1428" w:author="Silver, Ian" w:date="2026-02-16T11:31:00Z" w16du:dateUtc="2026-02-16T16:31:00Z">
              <w:r w:rsidRPr="0080672F">
                <w:rPr>
                  <w:rFonts w:eastAsia="Times New Roman" w:cs="Times New Roman"/>
                  <w:color w:val="000000"/>
                  <w:sz w:val="22"/>
                  <w:szCs w:val="22"/>
                </w:rPr>
                <w:t>Bio-Mother Educational Attainment</w:t>
              </w:r>
            </w:ins>
          </w:p>
        </w:tc>
        <w:tc>
          <w:tcPr>
            <w:tcW w:w="685" w:type="pct"/>
            <w:tcBorders>
              <w:top w:val="nil"/>
              <w:left w:val="nil"/>
              <w:bottom w:val="nil"/>
              <w:right w:val="nil"/>
            </w:tcBorders>
            <w:shd w:val="clear" w:color="auto" w:fill="auto"/>
            <w:noWrap/>
            <w:vAlign w:val="bottom"/>
            <w:hideMark/>
            <w:tcPrChange w:id="1429"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5DEE40DD" w14:textId="77777777" w:rsidR="0080672F" w:rsidRPr="0080672F" w:rsidRDefault="0080672F" w:rsidP="0080672F">
            <w:pPr>
              <w:spacing w:line="240" w:lineRule="auto"/>
              <w:contextualSpacing w:val="0"/>
              <w:jc w:val="center"/>
              <w:rPr>
                <w:ins w:id="1430" w:author="Silver, Ian" w:date="2026-02-16T11:31:00Z" w16du:dateUtc="2026-02-16T16:31:00Z"/>
                <w:rFonts w:eastAsia="Times New Roman" w:cs="Times New Roman"/>
                <w:color w:val="000000"/>
                <w:sz w:val="22"/>
                <w:szCs w:val="22"/>
                <w:rPrChange w:id="1431" w:author="Silver, Ian" w:date="2026-02-16T11:32:00Z" w16du:dateUtc="2026-02-16T16:32:00Z">
                  <w:rPr>
                    <w:ins w:id="1432" w:author="Silver, Ian" w:date="2026-02-16T11:31:00Z" w16du:dateUtc="2026-02-16T16:31:00Z"/>
                    <w:rFonts w:ascii="Aptos Narrow" w:eastAsia="Times New Roman" w:hAnsi="Aptos Narrow" w:cs="Times New Roman"/>
                    <w:color w:val="000000"/>
                    <w:sz w:val="22"/>
                    <w:szCs w:val="22"/>
                  </w:rPr>
                </w:rPrChange>
              </w:rPr>
            </w:pPr>
            <w:ins w:id="1433" w:author="Silver, Ian" w:date="2026-02-16T11:31:00Z" w16du:dateUtc="2026-02-16T16:31:00Z">
              <w:r w:rsidRPr="0080672F">
                <w:rPr>
                  <w:rFonts w:eastAsia="Times New Roman" w:cs="Times New Roman"/>
                  <w:color w:val="000000"/>
                  <w:sz w:val="22"/>
                  <w:szCs w:val="22"/>
                  <w:rPrChange w:id="1434" w:author="Silver, Ian" w:date="2026-02-16T11:32:00Z" w16du:dateUtc="2026-02-16T16:32:00Z">
                    <w:rPr>
                      <w:rFonts w:ascii="Aptos Narrow" w:eastAsia="Times New Roman" w:hAnsi="Aptos Narrow" w:cs="Times New Roman"/>
                      <w:color w:val="000000"/>
                      <w:sz w:val="22"/>
                      <w:szCs w:val="22"/>
                    </w:rPr>
                  </w:rPrChange>
                </w:rPr>
                <w:t>12.40</w:t>
              </w:r>
            </w:ins>
          </w:p>
        </w:tc>
        <w:tc>
          <w:tcPr>
            <w:tcW w:w="685" w:type="pct"/>
            <w:tcBorders>
              <w:top w:val="nil"/>
              <w:left w:val="nil"/>
              <w:bottom w:val="nil"/>
              <w:right w:val="nil"/>
            </w:tcBorders>
            <w:shd w:val="clear" w:color="auto" w:fill="auto"/>
            <w:noWrap/>
            <w:vAlign w:val="bottom"/>
            <w:hideMark/>
            <w:tcPrChange w:id="1435"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183B4CF5" w14:textId="77777777" w:rsidR="0080672F" w:rsidRPr="0080672F" w:rsidRDefault="0080672F" w:rsidP="0080672F">
            <w:pPr>
              <w:spacing w:line="240" w:lineRule="auto"/>
              <w:contextualSpacing w:val="0"/>
              <w:jc w:val="center"/>
              <w:rPr>
                <w:ins w:id="1436" w:author="Silver, Ian" w:date="2026-02-16T11:31:00Z" w16du:dateUtc="2026-02-16T16:31:00Z"/>
                <w:rFonts w:eastAsia="Times New Roman" w:cs="Times New Roman"/>
                <w:color w:val="000000"/>
                <w:sz w:val="22"/>
                <w:szCs w:val="22"/>
                <w:rPrChange w:id="1437" w:author="Silver, Ian" w:date="2026-02-16T11:32:00Z" w16du:dateUtc="2026-02-16T16:32:00Z">
                  <w:rPr>
                    <w:ins w:id="1438" w:author="Silver, Ian" w:date="2026-02-16T11:31:00Z" w16du:dateUtc="2026-02-16T16:31:00Z"/>
                    <w:rFonts w:ascii="Aptos Narrow" w:eastAsia="Times New Roman" w:hAnsi="Aptos Narrow" w:cs="Times New Roman"/>
                    <w:color w:val="000000"/>
                    <w:sz w:val="22"/>
                    <w:szCs w:val="22"/>
                  </w:rPr>
                </w:rPrChange>
              </w:rPr>
            </w:pPr>
            <w:ins w:id="1439" w:author="Silver, Ian" w:date="2026-02-16T11:31:00Z" w16du:dateUtc="2026-02-16T16:31:00Z">
              <w:r w:rsidRPr="0080672F">
                <w:rPr>
                  <w:rFonts w:eastAsia="Times New Roman" w:cs="Times New Roman"/>
                  <w:color w:val="000000"/>
                  <w:sz w:val="22"/>
                  <w:szCs w:val="22"/>
                  <w:rPrChange w:id="1440" w:author="Silver, Ian" w:date="2026-02-16T11:32:00Z" w16du:dateUtc="2026-02-16T16:32:00Z">
                    <w:rPr>
                      <w:rFonts w:ascii="Aptos Narrow" w:eastAsia="Times New Roman" w:hAnsi="Aptos Narrow" w:cs="Times New Roman"/>
                      <w:color w:val="000000"/>
                      <w:sz w:val="22"/>
                      <w:szCs w:val="22"/>
                    </w:rPr>
                  </w:rPrChange>
                </w:rPr>
                <w:t>2.93</w:t>
              </w:r>
            </w:ins>
          </w:p>
        </w:tc>
        <w:tc>
          <w:tcPr>
            <w:tcW w:w="685" w:type="pct"/>
            <w:tcBorders>
              <w:top w:val="nil"/>
              <w:left w:val="nil"/>
              <w:bottom w:val="nil"/>
              <w:right w:val="nil"/>
            </w:tcBorders>
            <w:shd w:val="clear" w:color="auto" w:fill="auto"/>
            <w:noWrap/>
            <w:vAlign w:val="center"/>
            <w:hideMark/>
            <w:tcPrChange w:id="1441"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36041158" w14:textId="77777777" w:rsidR="0080672F" w:rsidRPr="0080672F" w:rsidRDefault="0080672F" w:rsidP="0080672F">
            <w:pPr>
              <w:spacing w:line="240" w:lineRule="auto"/>
              <w:contextualSpacing w:val="0"/>
              <w:jc w:val="center"/>
              <w:rPr>
                <w:ins w:id="1442" w:author="Silver, Ian" w:date="2026-02-16T11:31:00Z" w16du:dateUtc="2026-02-16T16:31:00Z"/>
                <w:rFonts w:eastAsia="Times New Roman" w:cs="Times New Roman"/>
                <w:color w:val="000000"/>
                <w:sz w:val="22"/>
                <w:szCs w:val="22"/>
              </w:rPr>
            </w:pPr>
            <w:ins w:id="1443"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nil"/>
              <w:right w:val="nil"/>
            </w:tcBorders>
            <w:shd w:val="clear" w:color="auto" w:fill="auto"/>
            <w:noWrap/>
            <w:vAlign w:val="center"/>
            <w:hideMark/>
            <w:tcPrChange w:id="1444"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551A3B9A" w14:textId="77777777" w:rsidR="0080672F" w:rsidRPr="0080672F" w:rsidRDefault="0080672F" w:rsidP="0080672F">
            <w:pPr>
              <w:spacing w:line="240" w:lineRule="auto"/>
              <w:contextualSpacing w:val="0"/>
              <w:jc w:val="center"/>
              <w:rPr>
                <w:ins w:id="1445" w:author="Silver, Ian" w:date="2026-02-16T11:31:00Z" w16du:dateUtc="2026-02-16T16:31:00Z"/>
                <w:rFonts w:eastAsia="Times New Roman" w:cs="Times New Roman"/>
                <w:color w:val="000000"/>
                <w:sz w:val="22"/>
                <w:szCs w:val="22"/>
              </w:rPr>
            </w:pPr>
            <w:ins w:id="1446" w:author="Silver, Ian" w:date="2026-02-16T11:31:00Z" w16du:dateUtc="2026-02-16T16:31:00Z">
              <w:r w:rsidRPr="0080672F">
                <w:rPr>
                  <w:rFonts w:eastAsia="Times New Roman" w:cs="Times New Roman"/>
                  <w:color w:val="000000"/>
                  <w:sz w:val="22"/>
                  <w:szCs w:val="22"/>
                </w:rPr>
                <w:t>20</w:t>
              </w:r>
            </w:ins>
          </w:p>
        </w:tc>
      </w:tr>
      <w:tr w:rsidR="0080672F" w:rsidRPr="0080672F" w14:paraId="7CDFA4C4" w14:textId="77777777" w:rsidTr="0080672F">
        <w:trPr>
          <w:trHeight w:val="20"/>
          <w:ins w:id="1447" w:author="Silver, Ian" w:date="2026-02-16T11:31:00Z"/>
          <w:trPrChange w:id="1448" w:author="Silver, Ian" w:date="2026-02-16T11:32:00Z" w16du:dateUtc="2026-02-16T16:32:00Z">
            <w:trPr>
              <w:trHeight w:val="288"/>
            </w:trPr>
          </w:trPrChange>
        </w:trPr>
        <w:tc>
          <w:tcPr>
            <w:tcW w:w="2260" w:type="pct"/>
            <w:tcBorders>
              <w:top w:val="nil"/>
              <w:left w:val="nil"/>
              <w:bottom w:val="nil"/>
              <w:right w:val="nil"/>
            </w:tcBorders>
            <w:shd w:val="clear" w:color="auto" w:fill="auto"/>
            <w:vAlign w:val="center"/>
            <w:hideMark/>
            <w:tcPrChange w:id="1449" w:author="Silver, Ian" w:date="2026-02-16T11:32:00Z" w16du:dateUtc="2026-02-16T16:32:00Z">
              <w:tcPr>
                <w:tcW w:w="3482" w:type="pct"/>
                <w:gridSpan w:val="2"/>
                <w:tcBorders>
                  <w:top w:val="nil"/>
                  <w:left w:val="nil"/>
                  <w:bottom w:val="nil"/>
                  <w:right w:val="nil"/>
                </w:tcBorders>
                <w:shd w:val="clear" w:color="auto" w:fill="auto"/>
                <w:vAlign w:val="center"/>
                <w:hideMark/>
              </w:tcPr>
            </w:tcPrChange>
          </w:tcPr>
          <w:p w14:paraId="02EBE168" w14:textId="77777777" w:rsidR="0080672F" w:rsidRPr="0080672F" w:rsidRDefault="0080672F" w:rsidP="0080672F">
            <w:pPr>
              <w:spacing w:line="240" w:lineRule="auto"/>
              <w:ind w:firstLineChars="100" w:firstLine="220"/>
              <w:contextualSpacing w:val="0"/>
              <w:rPr>
                <w:ins w:id="1450" w:author="Silver, Ian" w:date="2026-02-16T11:31:00Z" w16du:dateUtc="2026-02-16T16:31:00Z"/>
                <w:rFonts w:eastAsia="Times New Roman" w:cs="Times New Roman"/>
                <w:color w:val="000000"/>
                <w:sz w:val="22"/>
                <w:szCs w:val="22"/>
              </w:rPr>
            </w:pPr>
            <w:ins w:id="1451" w:author="Silver, Ian" w:date="2026-02-16T11:31:00Z" w16du:dateUtc="2026-02-16T16:31:00Z">
              <w:r w:rsidRPr="0080672F">
                <w:rPr>
                  <w:rFonts w:eastAsia="Times New Roman" w:cs="Times New Roman"/>
                  <w:color w:val="000000"/>
                  <w:sz w:val="22"/>
                  <w:szCs w:val="22"/>
                </w:rPr>
                <w:t>Bio-Father Educational Attainment</w:t>
              </w:r>
            </w:ins>
          </w:p>
        </w:tc>
        <w:tc>
          <w:tcPr>
            <w:tcW w:w="685" w:type="pct"/>
            <w:tcBorders>
              <w:top w:val="nil"/>
              <w:left w:val="nil"/>
              <w:bottom w:val="nil"/>
              <w:right w:val="nil"/>
            </w:tcBorders>
            <w:shd w:val="clear" w:color="auto" w:fill="auto"/>
            <w:noWrap/>
            <w:vAlign w:val="bottom"/>
            <w:hideMark/>
            <w:tcPrChange w:id="1452"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2E33129F" w14:textId="77777777" w:rsidR="0080672F" w:rsidRPr="0080672F" w:rsidRDefault="0080672F" w:rsidP="0080672F">
            <w:pPr>
              <w:spacing w:line="240" w:lineRule="auto"/>
              <w:contextualSpacing w:val="0"/>
              <w:jc w:val="center"/>
              <w:rPr>
                <w:ins w:id="1453" w:author="Silver, Ian" w:date="2026-02-16T11:31:00Z" w16du:dateUtc="2026-02-16T16:31:00Z"/>
                <w:rFonts w:eastAsia="Times New Roman" w:cs="Times New Roman"/>
                <w:color w:val="000000"/>
                <w:sz w:val="22"/>
                <w:szCs w:val="22"/>
                <w:rPrChange w:id="1454" w:author="Silver, Ian" w:date="2026-02-16T11:32:00Z" w16du:dateUtc="2026-02-16T16:32:00Z">
                  <w:rPr>
                    <w:ins w:id="1455" w:author="Silver, Ian" w:date="2026-02-16T11:31:00Z" w16du:dateUtc="2026-02-16T16:31:00Z"/>
                    <w:rFonts w:ascii="Aptos Narrow" w:eastAsia="Times New Roman" w:hAnsi="Aptos Narrow" w:cs="Times New Roman"/>
                    <w:color w:val="000000"/>
                    <w:sz w:val="22"/>
                    <w:szCs w:val="22"/>
                  </w:rPr>
                </w:rPrChange>
              </w:rPr>
            </w:pPr>
            <w:ins w:id="1456" w:author="Silver, Ian" w:date="2026-02-16T11:31:00Z" w16du:dateUtc="2026-02-16T16:31:00Z">
              <w:r w:rsidRPr="0080672F">
                <w:rPr>
                  <w:rFonts w:eastAsia="Times New Roman" w:cs="Times New Roman"/>
                  <w:color w:val="000000"/>
                  <w:sz w:val="22"/>
                  <w:szCs w:val="22"/>
                  <w:rPrChange w:id="1457" w:author="Silver, Ian" w:date="2026-02-16T11:32:00Z" w16du:dateUtc="2026-02-16T16:32:00Z">
                    <w:rPr>
                      <w:rFonts w:ascii="Aptos Narrow" w:eastAsia="Times New Roman" w:hAnsi="Aptos Narrow" w:cs="Times New Roman"/>
                      <w:color w:val="000000"/>
                      <w:sz w:val="22"/>
                      <w:szCs w:val="22"/>
                    </w:rPr>
                  </w:rPrChange>
                </w:rPr>
                <w:t>12.35</w:t>
              </w:r>
            </w:ins>
          </w:p>
        </w:tc>
        <w:tc>
          <w:tcPr>
            <w:tcW w:w="685" w:type="pct"/>
            <w:tcBorders>
              <w:top w:val="nil"/>
              <w:left w:val="nil"/>
              <w:bottom w:val="nil"/>
              <w:right w:val="nil"/>
            </w:tcBorders>
            <w:shd w:val="clear" w:color="auto" w:fill="auto"/>
            <w:noWrap/>
            <w:vAlign w:val="bottom"/>
            <w:hideMark/>
            <w:tcPrChange w:id="1458"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785E2E4F" w14:textId="77777777" w:rsidR="0080672F" w:rsidRPr="0080672F" w:rsidRDefault="0080672F" w:rsidP="0080672F">
            <w:pPr>
              <w:spacing w:line="240" w:lineRule="auto"/>
              <w:contextualSpacing w:val="0"/>
              <w:jc w:val="center"/>
              <w:rPr>
                <w:ins w:id="1459" w:author="Silver, Ian" w:date="2026-02-16T11:31:00Z" w16du:dateUtc="2026-02-16T16:31:00Z"/>
                <w:rFonts w:eastAsia="Times New Roman" w:cs="Times New Roman"/>
                <w:color w:val="000000"/>
                <w:sz w:val="22"/>
                <w:szCs w:val="22"/>
                <w:rPrChange w:id="1460" w:author="Silver, Ian" w:date="2026-02-16T11:32:00Z" w16du:dateUtc="2026-02-16T16:32:00Z">
                  <w:rPr>
                    <w:ins w:id="1461" w:author="Silver, Ian" w:date="2026-02-16T11:31:00Z" w16du:dateUtc="2026-02-16T16:31:00Z"/>
                    <w:rFonts w:ascii="Aptos Narrow" w:eastAsia="Times New Roman" w:hAnsi="Aptos Narrow" w:cs="Times New Roman"/>
                    <w:color w:val="000000"/>
                    <w:sz w:val="22"/>
                    <w:szCs w:val="22"/>
                  </w:rPr>
                </w:rPrChange>
              </w:rPr>
            </w:pPr>
            <w:ins w:id="1462" w:author="Silver, Ian" w:date="2026-02-16T11:31:00Z" w16du:dateUtc="2026-02-16T16:31:00Z">
              <w:r w:rsidRPr="0080672F">
                <w:rPr>
                  <w:rFonts w:eastAsia="Times New Roman" w:cs="Times New Roman"/>
                  <w:color w:val="000000"/>
                  <w:sz w:val="22"/>
                  <w:szCs w:val="22"/>
                  <w:rPrChange w:id="1463" w:author="Silver, Ian" w:date="2026-02-16T11:32:00Z" w16du:dateUtc="2026-02-16T16:32:00Z">
                    <w:rPr>
                      <w:rFonts w:ascii="Aptos Narrow" w:eastAsia="Times New Roman" w:hAnsi="Aptos Narrow" w:cs="Times New Roman"/>
                      <w:color w:val="000000"/>
                      <w:sz w:val="22"/>
                      <w:szCs w:val="22"/>
                    </w:rPr>
                  </w:rPrChange>
                </w:rPr>
                <w:t>3.16</w:t>
              </w:r>
            </w:ins>
          </w:p>
        </w:tc>
        <w:tc>
          <w:tcPr>
            <w:tcW w:w="685" w:type="pct"/>
            <w:tcBorders>
              <w:top w:val="nil"/>
              <w:left w:val="nil"/>
              <w:bottom w:val="nil"/>
              <w:right w:val="nil"/>
            </w:tcBorders>
            <w:shd w:val="clear" w:color="auto" w:fill="auto"/>
            <w:noWrap/>
            <w:vAlign w:val="center"/>
            <w:hideMark/>
            <w:tcPrChange w:id="1464"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502387A8" w14:textId="77777777" w:rsidR="0080672F" w:rsidRPr="0080672F" w:rsidRDefault="0080672F" w:rsidP="0080672F">
            <w:pPr>
              <w:spacing w:line="240" w:lineRule="auto"/>
              <w:contextualSpacing w:val="0"/>
              <w:jc w:val="center"/>
              <w:rPr>
                <w:ins w:id="1465" w:author="Silver, Ian" w:date="2026-02-16T11:31:00Z" w16du:dateUtc="2026-02-16T16:31:00Z"/>
                <w:rFonts w:eastAsia="Times New Roman" w:cs="Times New Roman"/>
                <w:color w:val="000000"/>
                <w:sz w:val="22"/>
                <w:szCs w:val="22"/>
              </w:rPr>
            </w:pPr>
            <w:ins w:id="1466"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nil"/>
              <w:right w:val="nil"/>
            </w:tcBorders>
            <w:shd w:val="clear" w:color="auto" w:fill="auto"/>
            <w:noWrap/>
            <w:vAlign w:val="center"/>
            <w:hideMark/>
            <w:tcPrChange w:id="1467"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7E1814B7" w14:textId="77777777" w:rsidR="0080672F" w:rsidRPr="0080672F" w:rsidRDefault="0080672F" w:rsidP="0080672F">
            <w:pPr>
              <w:spacing w:line="240" w:lineRule="auto"/>
              <w:contextualSpacing w:val="0"/>
              <w:jc w:val="center"/>
              <w:rPr>
                <w:ins w:id="1468" w:author="Silver, Ian" w:date="2026-02-16T11:31:00Z" w16du:dateUtc="2026-02-16T16:31:00Z"/>
                <w:rFonts w:eastAsia="Times New Roman" w:cs="Times New Roman"/>
                <w:color w:val="000000"/>
                <w:sz w:val="22"/>
                <w:szCs w:val="22"/>
              </w:rPr>
            </w:pPr>
            <w:ins w:id="1469" w:author="Silver, Ian" w:date="2026-02-16T11:31:00Z" w16du:dateUtc="2026-02-16T16:31:00Z">
              <w:r w:rsidRPr="0080672F">
                <w:rPr>
                  <w:rFonts w:eastAsia="Times New Roman" w:cs="Times New Roman"/>
                  <w:color w:val="000000"/>
                  <w:sz w:val="22"/>
                  <w:szCs w:val="22"/>
                </w:rPr>
                <w:t>20</w:t>
              </w:r>
            </w:ins>
          </w:p>
        </w:tc>
      </w:tr>
      <w:tr w:rsidR="0080672F" w:rsidRPr="0080672F" w14:paraId="70E1F825" w14:textId="77777777" w:rsidTr="0080672F">
        <w:trPr>
          <w:trHeight w:val="20"/>
          <w:ins w:id="1470" w:author="Silver, Ian" w:date="2026-02-16T11:31:00Z"/>
          <w:trPrChange w:id="1471" w:author="Silver, Ian" w:date="2026-02-16T11:32:00Z" w16du:dateUtc="2026-02-16T16:32:00Z">
            <w:trPr>
              <w:trHeight w:val="288"/>
            </w:trPr>
          </w:trPrChange>
        </w:trPr>
        <w:tc>
          <w:tcPr>
            <w:tcW w:w="2260" w:type="pct"/>
            <w:tcBorders>
              <w:top w:val="nil"/>
              <w:left w:val="nil"/>
              <w:bottom w:val="nil"/>
              <w:right w:val="nil"/>
            </w:tcBorders>
            <w:shd w:val="clear" w:color="auto" w:fill="auto"/>
            <w:vAlign w:val="center"/>
            <w:hideMark/>
            <w:tcPrChange w:id="1472" w:author="Silver, Ian" w:date="2026-02-16T11:32:00Z" w16du:dateUtc="2026-02-16T16:32:00Z">
              <w:tcPr>
                <w:tcW w:w="3482" w:type="pct"/>
                <w:gridSpan w:val="2"/>
                <w:tcBorders>
                  <w:top w:val="nil"/>
                  <w:left w:val="nil"/>
                  <w:bottom w:val="nil"/>
                  <w:right w:val="nil"/>
                </w:tcBorders>
                <w:shd w:val="clear" w:color="auto" w:fill="auto"/>
                <w:vAlign w:val="center"/>
                <w:hideMark/>
              </w:tcPr>
            </w:tcPrChange>
          </w:tcPr>
          <w:p w14:paraId="2AC0EFCF" w14:textId="77777777" w:rsidR="0080672F" w:rsidRPr="0080672F" w:rsidRDefault="0080672F" w:rsidP="0080672F">
            <w:pPr>
              <w:spacing w:line="240" w:lineRule="auto"/>
              <w:ind w:firstLineChars="100" w:firstLine="220"/>
              <w:contextualSpacing w:val="0"/>
              <w:rPr>
                <w:ins w:id="1473" w:author="Silver, Ian" w:date="2026-02-16T11:31:00Z" w16du:dateUtc="2026-02-16T16:31:00Z"/>
                <w:rFonts w:eastAsia="Times New Roman" w:cs="Times New Roman"/>
                <w:color w:val="000000"/>
                <w:sz w:val="22"/>
                <w:szCs w:val="22"/>
              </w:rPr>
            </w:pPr>
            <w:ins w:id="1474" w:author="Silver, Ian" w:date="2026-02-16T11:31:00Z" w16du:dateUtc="2026-02-16T16:31:00Z">
              <w:r w:rsidRPr="0080672F">
                <w:rPr>
                  <w:rFonts w:eastAsia="Times New Roman" w:cs="Times New Roman"/>
                  <w:color w:val="000000"/>
                  <w:sz w:val="22"/>
                  <w:szCs w:val="22"/>
                </w:rPr>
                <w:t>Parental Health in 1997</w:t>
              </w:r>
            </w:ins>
          </w:p>
        </w:tc>
        <w:tc>
          <w:tcPr>
            <w:tcW w:w="685" w:type="pct"/>
            <w:tcBorders>
              <w:top w:val="nil"/>
              <w:left w:val="nil"/>
              <w:bottom w:val="nil"/>
              <w:right w:val="nil"/>
            </w:tcBorders>
            <w:shd w:val="clear" w:color="auto" w:fill="auto"/>
            <w:noWrap/>
            <w:vAlign w:val="bottom"/>
            <w:hideMark/>
            <w:tcPrChange w:id="1475"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46BCB4BC" w14:textId="77777777" w:rsidR="0080672F" w:rsidRPr="0080672F" w:rsidRDefault="0080672F" w:rsidP="0080672F">
            <w:pPr>
              <w:spacing w:line="240" w:lineRule="auto"/>
              <w:contextualSpacing w:val="0"/>
              <w:jc w:val="center"/>
              <w:rPr>
                <w:ins w:id="1476" w:author="Silver, Ian" w:date="2026-02-16T11:31:00Z" w16du:dateUtc="2026-02-16T16:31:00Z"/>
                <w:rFonts w:eastAsia="Times New Roman" w:cs="Times New Roman"/>
                <w:color w:val="000000"/>
                <w:sz w:val="22"/>
                <w:szCs w:val="22"/>
                <w:rPrChange w:id="1477" w:author="Silver, Ian" w:date="2026-02-16T11:32:00Z" w16du:dateUtc="2026-02-16T16:32:00Z">
                  <w:rPr>
                    <w:ins w:id="1478" w:author="Silver, Ian" w:date="2026-02-16T11:31:00Z" w16du:dateUtc="2026-02-16T16:31:00Z"/>
                    <w:rFonts w:ascii="Aptos Narrow" w:eastAsia="Times New Roman" w:hAnsi="Aptos Narrow" w:cs="Times New Roman"/>
                    <w:color w:val="000000"/>
                    <w:sz w:val="22"/>
                    <w:szCs w:val="22"/>
                  </w:rPr>
                </w:rPrChange>
              </w:rPr>
            </w:pPr>
            <w:ins w:id="1479" w:author="Silver, Ian" w:date="2026-02-16T11:31:00Z" w16du:dateUtc="2026-02-16T16:31:00Z">
              <w:r w:rsidRPr="0080672F">
                <w:rPr>
                  <w:rFonts w:eastAsia="Times New Roman" w:cs="Times New Roman"/>
                  <w:color w:val="000000"/>
                  <w:sz w:val="22"/>
                  <w:szCs w:val="22"/>
                  <w:rPrChange w:id="1480" w:author="Silver, Ian" w:date="2026-02-16T11:32:00Z" w16du:dateUtc="2026-02-16T16:32:00Z">
                    <w:rPr>
                      <w:rFonts w:ascii="Aptos Narrow" w:eastAsia="Times New Roman" w:hAnsi="Aptos Narrow" w:cs="Times New Roman"/>
                      <w:color w:val="000000"/>
                      <w:sz w:val="22"/>
                      <w:szCs w:val="22"/>
                    </w:rPr>
                  </w:rPrChange>
                </w:rPr>
                <w:t>2.33</w:t>
              </w:r>
            </w:ins>
          </w:p>
        </w:tc>
        <w:tc>
          <w:tcPr>
            <w:tcW w:w="685" w:type="pct"/>
            <w:tcBorders>
              <w:top w:val="nil"/>
              <w:left w:val="nil"/>
              <w:bottom w:val="nil"/>
              <w:right w:val="nil"/>
            </w:tcBorders>
            <w:shd w:val="clear" w:color="auto" w:fill="auto"/>
            <w:noWrap/>
            <w:vAlign w:val="bottom"/>
            <w:hideMark/>
            <w:tcPrChange w:id="1481"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506E76A6" w14:textId="77777777" w:rsidR="0080672F" w:rsidRPr="0080672F" w:rsidRDefault="0080672F" w:rsidP="0080672F">
            <w:pPr>
              <w:spacing w:line="240" w:lineRule="auto"/>
              <w:contextualSpacing w:val="0"/>
              <w:jc w:val="center"/>
              <w:rPr>
                <w:ins w:id="1482" w:author="Silver, Ian" w:date="2026-02-16T11:31:00Z" w16du:dateUtc="2026-02-16T16:31:00Z"/>
                <w:rFonts w:eastAsia="Times New Roman" w:cs="Times New Roman"/>
                <w:color w:val="000000"/>
                <w:sz w:val="22"/>
                <w:szCs w:val="22"/>
                <w:rPrChange w:id="1483" w:author="Silver, Ian" w:date="2026-02-16T11:32:00Z" w16du:dateUtc="2026-02-16T16:32:00Z">
                  <w:rPr>
                    <w:ins w:id="1484" w:author="Silver, Ian" w:date="2026-02-16T11:31:00Z" w16du:dateUtc="2026-02-16T16:31:00Z"/>
                    <w:rFonts w:ascii="Aptos Narrow" w:eastAsia="Times New Roman" w:hAnsi="Aptos Narrow" w:cs="Times New Roman"/>
                    <w:color w:val="000000"/>
                    <w:sz w:val="22"/>
                    <w:szCs w:val="22"/>
                  </w:rPr>
                </w:rPrChange>
              </w:rPr>
            </w:pPr>
            <w:ins w:id="1485" w:author="Silver, Ian" w:date="2026-02-16T11:31:00Z" w16du:dateUtc="2026-02-16T16:31:00Z">
              <w:r w:rsidRPr="0080672F">
                <w:rPr>
                  <w:rFonts w:eastAsia="Times New Roman" w:cs="Times New Roman"/>
                  <w:color w:val="000000"/>
                  <w:sz w:val="22"/>
                  <w:szCs w:val="22"/>
                  <w:rPrChange w:id="1486" w:author="Silver, Ian" w:date="2026-02-16T11:32:00Z" w16du:dateUtc="2026-02-16T16:32:00Z">
                    <w:rPr>
                      <w:rFonts w:ascii="Aptos Narrow" w:eastAsia="Times New Roman" w:hAnsi="Aptos Narrow" w:cs="Times New Roman"/>
                      <w:color w:val="000000"/>
                      <w:sz w:val="22"/>
                      <w:szCs w:val="22"/>
                    </w:rPr>
                  </w:rPrChange>
                </w:rPr>
                <w:t>1.10</w:t>
              </w:r>
            </w:ins>
          </w:p>
        </w:tc>
        <w:tc>
          <w:tcPr>
            <w:tcW w:w="685" w:type="pct"/>
            <w:tcBorders>
              <w:top w:val="nil"/>
              <w:left w:val="nil"/>
              <w:bottom w:val="nil"/>
              <w:right w:val="nil"/>
            </w:tcBorders>
            <w:shd w:val="clear" w:color="auto" w:fill="auto"/>
            <w:noWrap/>
            <w:vAlign w:val="center"/>
            <w:hideMark/>
            <w:tcPrChange w:id="1487"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38CA9CCA" w14:textId="77777777" w:rsidR="0080672F" w:rsidRPr="0080672F" w:rsidRDefault="0080672F" w:rsidP="0080672F">
            <w:pPr>
              <w:spacing w:line="240" w:lineRule="auto"/>
              <w:contextualSpacing w:val="0"/>
              <w:jc w:val="center"/>
              <w:rPr>
                <w:ins w:id="1488" w:author="Silver, Ian" w:date="2026-02-16T11:31:00Z" w16du:dateUtc="2026-02-16T16:31:00Z"/>
                <w:rFonts w:eastAsia="Times New Roman" w:cs="Times New Roman"/>
                <w:color w:val="000000"/>
                <w:sz w:val="22"/>
                <w:szCs w:val="22"/>
              </w:rPr>
            </w:pPr>
            <w:ins w:id="1489" w:author="Silver, Ian" w:date="2026-02-16T11:31:00Z" w16du:dateUtc="2026-02-16T16:31:00Z">
              <w:r w:rsidRPr="0080672F">
                <w:rPr>
                  <w:rFonts w:eastAsia="Times New Roman" w:cs="Times New Roman"/>
                  <w:color w:val="000000"/>
                  <w:sz w:val="22"/>
                  <w:szCs w:val="22"/>
                </w:rPr>
                <w:t>1</w:t>
              </w:r>
            </w:ins>
          </w:p>
        </w:tc>
        <w:tc>
          <w:tcPr>
            <w:tcW w:w="685" w:type="pct"/>
            <w:tcBorders>
              <w:top w:val="nil"/>
              <w:left w:val="nil"/>
              <w:bottom w:val="nil"/>
              <w:right w:val="nil"/>
            </w:tcBorders>
            <w:shd w:val="clear" w:color="auto" w:fill="auto"/>
            <w:noWrap/>
            <w:vAlign w:val="center"/>
            <w:hideMark/>
            <w:tcPrChange w:id="1490"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4FEDCD18" w14:textId="77777777" w:rsidR="0080672F" w:rsidRPr="0080672F" w:rsidRDefault="0080672F" w:rsidP="0080672F">
            <w:pPr>
              <w:spacing w:line="240" w:lineRule="auto"/>
              <w:contextualSpacing w:val="0"/>
              <w:jc w:val="center"/>
              <w:rPr>
                <w:ins w:id="1491" w:author="Silver, Ian" w:date="2026-02-16T11:31:00Z" w16du:dateUtc="2026-02-16T16:31:00Z"/>
                <w:rFonts w:eastAsia="Times New Roman" w:cs="Times New Roman"/>
                <w:color w:val="000000"/>
                <w:sz w:val="22"/>
                <w:szCs w:val="22"/>
              </w:rPr>
            </w:pPr>
            <w:ins w:id="1492" w:author="Silver, Ian" w:date="2026-02-16T11:31:00Z" w16du:dateUtc="2026-02-16T16:31:00Z">
              <w:r w:rsidRPr="0080672F">
                <w:rPr>
                  <w:rFonts w:eastAsia="Times New Roman" w:cs="Times New Roman"/>
                  <w:color w:val="000000"/>
                  <w:sz w:val="22"/>
                  <w:szCs w:val="22"/>
                </w:rPr>
                <w:t>5</w:t>
              </w:r>
            </w:ins>
          </w:p>
        </w:tc>
      </w:tr>
      <w:tr w:rsidR="0080672F" w:rsidRPr="0080672F" w14:paraId="697201E5" w14:textId="77777777" w:rsidTr="0080672F">
        <w:trPr>
          <w:trHeight w:val="20"/>
          <w:ins w:id="1493" w:author="Silver, Ian" w:date="2026-02-16T11:31:00Z"/>
          <w:trPrChange w:id="1494"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495"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27F988E5" w14:textId="77777777" w:rsidR="0080672F" w:rsidRPr="0080672F" w:rsidRDefault="0080672F" w:rsidP="0080672F">
            <w:pPr>
              <w:spacing w:line="240" w:lineRule="auto"/>
              <w:ind w:firstLineChars="100" w:firstLine="220"/>
              <w:contextualSpacing w:val="0"/>
              <w:rPr>
                <w:ins w:id="1496" w:author="Silver, Ian" w:date="2026-02-16T11:31:00Z" w16du:dateUtc="2026-02-16T16:31:00Z"/>
                <w:rFonts w:eastAsia="Times New Roman" w:cs="Times New Roman"/>
                <w:color w:val="000000"/>
                <w:sz w:val="22"/>
                <w:szCs w:val="22"/>
              </w:rPr>
            </w:pPr>
            <w:ins w:id="1497" w:author="Silver, Ian" w:date="2026-02-16T11:31:00Z" w16du:dateUtc="2026-02-16T16:31:00Z">
              <w:r w:rsidRPr="0080672F">
                <w:rPr>
                  <w:rFonts w:eastAsia="Times New Roman" w:cs="Times New Roman"/>
                  <w:color w:val="000000"/>
                  <w:sz w:val="22"/>
                  <w:szCs w:val="22"/>
                </w:rPr>
                <w:t xml:space="preserve">Both Biological Parents </w:t>
              </w:r>
              <w:proofErr w:type="gramStart"/>
              <w:r w:rsidRPr="0080672F">
                <w:rPr>
                  <w:rFonts w:eastAsia="Times New Roman" w:cs="Times New Roman"/>
                  <w:color w:val="000000"/>
                  <w:sz w:val="22"/>
                  <w:szCs w:val="22"/>
                </w:rPr>
                <w:t>In</w:t>
              </w:r>
              <w:proofErr w:type="gramEnd"/>
              <w:r w:rsidRPr="0080672F">
                <w:rPr>
                  <w:rFonts w:eastAsia="Times New Roman" w:cs="Times New Roman"/>
                  <w:color w:val="000000"/>
                  <w:sz w:val="22"/>
                  <w:szCs w:val="22"/>
                </w:rPr>
                <w:t xml:space="preserve"> Household</w:t>
              </w:r>
            </w:ins>
          </w:p>
        </w:tc>
        <w:tc>
          <w:tcPr>
            <w:tcW w:w="685" w:type="pct"/>
            <w:tcBorders>
              <w:top w:val="nil"/>
              <w:left w:val="nil"/>
              <w:bottom w:val="nil"/>
              <w:right w:val="nil"/>
            </w:tcBorders>
            <w:shd w:val="clear" w:color="auto" w:fill="auto"/>
            <w:noWrap/>
            <w:vAlign w:val="bottom"/>
            <w:hideMark/>
            <w:tcPrChange w:id="1498"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2B0590EF" w14:textId="77777777" w:rsidR="0080672F" w:rsidRPr="0080672F" w:rsidRDefault="0080672F" w:rsidP="0080672F">
            <w:pPr>
              <w:spacing w:line="240" w:lineRule="auto"/>
              <w:contextualSpacing w:val="0"/>
              <w:jc w:val="center"/>
              <w:rPr>
                <w:ins w:id="1499" w:author="Silver, Ian" w:date="2026-02-16T11:31:00Z" w16du:dateUtc="2026-02-16T16:31:00Z"/>
                <w:rFonts w:eastAsia="Times New Roman" w:cs="Times New Roman"/>
                <w:color w:val="000000"/>
                <w:sz w:val="22"/>
                <w:szCs w:val="22"/>
                <w:rPrChange w:id="1500" w:author="Silver, Ian" w:date="2026-02-16T11:32:00Z" w16du:dateUtc="2026-02-16T16:32:00Z">
                  <w:rPr>
                    <w:ins w:id="1501" w:author="Silver, Ian" w:date="2026-02-16T11:31:00Z" w16du:dateUtc="2026-02-16T16:31:00Z"/>
                    <w:rFonts w:ascii="Aptos Narrow" w:eastAsia="Times New Roman" w:hAnsi="Aptos Narrow" w:cs="Times New Roman"/>
                    <w:color w:val="000000"/>
                    <w:sz w:val="22"/>
                    <w:szCs w:val="22"/>
                  </w:rPr>
                </w:rPrChange>
              </w:rPr>
            </w:pPr>
            <w:ins w:id="1502" w:author="Silver, Ian" w:date="2026-02-16T11:31:00Z" w16du:dateUtc="2026-02-16T16:31:00Z">
              <w:r w:rsidRPr="0080672F">
                <w:rPr>
                  <w:rFonts w:eastAsia="Times New Roman" w:cs="Times New Roman"/>
                  <w:color w:val="000000"/>
                  <w:sz w:val="22"/>
                  <w:szCs w:val="22"/>
                  <w:rPrChange w:id="1503" w:author="Silver, Ian" w:date="2026-02-16T11:32:00Z" w16du:dateUtc="2026-02-16T16:32:00Z">
                    <w:rPr>
                      <w:rFonts w:ascii="Aptos Narrow" w:eastAsia="Times New Roman" w:hAnsi="Aptos Narrow" w:cs="Times New Roman"/>
                      <w:color w:val="000000"/>
                      <w:sz w:val="22"/>
                      <w:szCs w:val="22"/>
                    </w:rPr>
                  </w:rPrChange>
                </w:rPr>
                <w:t>0.48</w:t>
              </w:r>
            </w:ins>
          </w:p>
        </w:tc>
        <w:tc>
          <w:tcPr>
            <w:tcW w:w="685" w:type="pct"/>
            <w:tcBorders>
              <w:top w:val="nil"/>
              <w:left w:val="nil"/>
              <w:bottom w:val="nil"/>
              <w:right w:val="nil"/>
            </w:tcBorders>
            <w:shd w:val="clear" w:color="auto" w:fill="auto"/>
            <w:noWrap/>
            <w:vAlign w:val="center"/>
            <w:hideMark/>
            <w:tcPrChange w:id="1504"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0F95EF34" w14:textId="77777777" w:rsidR="0080672F" w:rsidRPr="0080672F" w:rsidRDefault="0080672F" w:rsidP="0080672F">
            <w:pPr>
              <w:spacing w:line="240" w:lineRule="auto"/>
              <w:contextualSpacing w:val="0"/>
              <w:jc w:val="center"/>
              <w:rPr>
                <w:ins w:id="1505" w:author="Silver, Ian" w:date="2026-02-16T11:31:00Z" w16du:dateUtc="2026-02-16T16:31:00Z"/>
                <w:rFonts w:eastAsia="Times New Roman" w:cs="Times New Roman"/>
                <w:color w:val="000000"/>
                <w:sz w:val="22"/>
                <w:szCs w:val="22"/>
              </w:rPr>
            </w:pPr>
            <w:ins w:id="1506" w:author="Silver, Ian" w:date="2026-02-16T11:31:00Z" w16du:dateUtc="2026-02-16T16:31:00Z">
              <w:r w:rsidRPr="0080672F">
                <w:rPr>
                  <w:rFonts w:eastAsia="Times New Roman" w:cs="Times New Roman"/>
                  <w:color w:val="000000"/>
                  <w:sz w:val="22"/>
                  <w:szCs w:val="22"/>
                </w:rPr>
                <w:t>--</w:t>
              </w:r>
            </w:ins>
          </w:p>
        </w:tc>
        <w:tc>
          <w:tcPr>
            <w:tcW w:w="685" w:type="pct"/>
            <w:tcBorders>
              <w:top w:val="nil"/>
              <w:left w:val="nil"/>
              <w:bottom w:val="nil"/>
              <w:right w:val="nil"/>
            </w:tcBorders>
            <w:shd w:val="clear" w:color="auto" w:fill="auto"/>
            <w:noWrap/>
            <w:vAlign w:val="center"/>
            <w:hideMark/>
            <w:tcPrChange w:id="1507"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06065138" w14:textId="77777777" w:rsidR="0080672F" w:rsidRPr="0080672F" w:rsidRDefault="0080672F" w:rsidP="0080672F">
            <w:pPr>
              <w:spacing w:line="240" w:lineRule="auto"/>
              <w:contextualSpacing w:val="0"/>
              <w:jc w:val="center"/>
              <w:rPr>
                <w:ins w:id="1508" w:author="Silver, Ian" w:date="2026-02-16T11:31:00Z" w16du:dateUtc="2026-02-16T16:31:00Z"/>
                <w:rFonts w:eastAsia="Times New Roman" w:cs="Times New Roman"/>
                <w:color w:val="000000"/>
                <w:sz w:val="22"/>
                <w:szCs w:val="22"/>
              </w:rPr>
            </w:pPr>
            <w:ins w:id="1509"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nil"/>
              <w:right w:val="nil"/>
            </w:tcBorders>
            <w:shd w:val="clear" w:color="auto" w:fill="auto"/>
            <w:noWrap/>
            <w:vAlign w:val="center"/>
            <w:hideMark/>
            <w:tcPrChange w:id="1510"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3B669514" w14:textId="77777777" w:rsidR="0080672F" w:rsidRPr="0080672F" w:rsidRDefault="0080672F" w:rsidP="0080672F">
            <w:pPr>
              <w:spacing w:line="240" w:lineRule="auto"/>
              <w:contextualSpacing w:val="0"/>
              <w:jc w:val="center"/>
              <w:rPr>
                <w:ins w:id="1511" w:author="Silver, Ian" w:date="2026-02-16T11:31:00Z" w16du:dateUtc="2026-02-16T16:31:00Z"/>
                <w:rFonts w:eastAsia="Times New Roman" w:cs="Times New Roman"/>
                <w:color w:val="000000"/>
                <w:sz w:val="22"/>
                <w:szCs w:val="22"/>
              </w:rPr>
            </w:pPr>
            <w:ins w:id="1512" w:author="Silver, Ian" w:date="2026-02-16T11:31:00Z" w16du:dateUtc="2026-02-16T16:31:00Z">
              <w:r w:rsidRPr="0080672F">
                <w:rPr>
                  <w:rFonts w:eastAsia="Times New Roman" w:cs="Times New Roman"/>
                  <w:color w:val="000000"/>
                  <w:sz w:val="22"/>
                  <w:szCs w:val="22"/>
                </w:rPr>
                <w:t>1</w:t>
              </w:r>
            </w:ins>
          </w:p>
        </w:tc>
      </w:tr>
      <w:tr w:rsidR="0080672F" w:rsidRPr="0080672F" w14:paraId="079F74F3" w14:textId="77777777" w:rsidTr="0080672F">
        <w:trPr>
          <w:trHeight w:val="20"/>
          <w:ins w:id="1513" w:author="Silver, Ian" w:date="2026-02-16T11:31:00Z"/>
          <w:trPrChange w:id="1514"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515"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55BFA208" w14:textId="77777777" w:rsidR="0080672F" w:rsidRPr="0080672F" w:rsidRDefault="0080672F" w:rsidP="0080672F">
            <w:pPr>
              <w:spacing w:line="240" w:lineRule="auto"/>
              <w:ind w:firstLineChars="100" w:firstLine="220"/>
              <w:contextualSpacing w:val="0"/>
              <w:rPr>
                <w:ins w:id="1516" w:author="Silver, Ian" w:date="2026-02-16T11:31:00Z" w16du:dateUtc="2026-02-16T16:31:00Z"/>
                <w:rFonts w:eastAsia="Times New Roman" w:cs="Times New Roman"/>
                <w:color w:val="000000"/>
                <w:sz w:val="22"/>
                <w:szCs w:val="22"/>
              </w:rPr>
            </w:pPr>
            <w:ins w:id="1517" w:author="Silver, Ian" w:date="2026-02-16T11:31:00Z" w16du:dateUtc="2026-02-16T16:31:00Z">
              <w:r w:rsidRPr="0080672F">
                <w:rPr>
                  <w:rFonts w:eastAsia="Times New Roman" w:cs="Times New Roman"/>
                  <w:color w:val="000000"/>
                  <w:sz w:val="22"/>
                  <w:szCs w:val="22"/>
                </w:rPr>
                <w:t>Child Care First Year of Life</w:t>
              </w:r>
            </w:ins>
          </w:p>
        </w:tc>
        <w:tc>
          <w:tcPr>
            <w:tcW w:w="685" w:type="pct"/>
            <w:tcBorders>
              <w:top w:val="nil"/>
              <w:left w:val="nil"/>
              <w:bottom w:val="nil"/>
              <w:right w:val="nil"/>
            </w:tcBorders>
            <w:shd w:val="clear" w:color="auto" w:fill="auto"/>
            <w:noWrap/>
            <w:vAlign w:val="bottom"/>
            <w:hideMark/>
            <w:tcPrChange w:id="1518"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33B7DFB4" w14:textId="77777777" w:rsidR="0080672F" w:rsidRPr="0080672F" w:rsidRDefault="0080672F" w:rsidP="0080672F">
            <w:pPr>
              <w:spacing w:line="240" w:lineRule="auto"/>
              <w:contextualSpacing w:val="0"/>
              <w:jc w:val="center"/>
              <w:rPr>
                <w:ins w:id="1519" w:author="Silver, Ian" w:date="2026-02-16T11:31:00Z" w16du:dateUtc="2026-02-16T16:31:00Z"/>
                <w:rFonts w:eastAsia="Times New Roman" w:cs="Times New Roman"/>
                <w:color w:val="000000"/>
                <w:sz w:val="22"/>
                <w:szCs w:val="22"/>
                <w:rPrChange w:id="1520" w:author="Silver, Ian" w:date="2026-02-16T11:32:00Z" w16du:dateUtc="2026-02-16T16:32:00Z">
                  <w:rPr>
                    <w:ins w:id="1521" w:author="Silver, Ian" w:date="2026-02-16T11:31:00Z" w16du:dateUtc="2026-02-16T16:31:00Z"/>
                    <w:rFonts w:ascii="Aptos Narrow" w:eastAsia="Times New Roman" w:hAnsi="Aptos Narrow" w:cs="Times New Roman"/>
                    <w:color w:val="000000"/>
                    <w:sz w:val="22"/>
                    <w:szCs w:val="22"/>
                  </w:rPr>
                </w:rPrChange>
              </w:rPr>
            </w:pPr>
            <w:ins w:id="1522" w:author="Silver, Ian" w:date="2026-02-16T11:31:00Z" w16du:dateUtc="2026-02-16T16:31:00Z">
              <w:r w:rsidRPr="0080672F">
                <w:rPr>
                  <w:rFonts w:eastAsia="Times New Roman" w:cs="Times New Roman"/>
                  <w:color w:val="000000"/>
                  <w:sz w:val="22"/>
                  <w:szCs w:val="22"/>
                  <w:rPrChange w:id="1523" w:author="Silver, Ian" w:date="2026-02-16T11:32:00Z" w16du:dateUtc="2026-02-16T16:32:00Z">
                    <w:rPr>
                      <w:rFonts w:ascii="Aptos Narrow" w:eastAsia="Times New Roman" w:hAnsi="Aptos Narrow" w:cs="Times New Roman"/>
                      <w:color w:val="000000"/>
                      <w:sz w:val="22"/>
                      <w:szCs w:val="22"/>
                    </w:rPr>
                  </w:rPrChange>
                </w:rPr>
                <w:t>0.28</w:t>
              </w:r>
            </w:ins>
          </w:p>
        </w:tc>
        <w:tc>
          <w:tcPr>
            <w:tcW w:w="685" w:type="pct"/>
            <w:tcBorders>
              <w:top w:val="nil"/>
              <w:left w:val="nil"/>
              <w:bottom w:val="nil"/>
              <w:right w:val="nil"/>
            </w:tcBorders>
            <w:shd w:val="clear" w:color="auto" w:fill="auto"/>
            <w:noWrap/>
            <w:vAlign w:val="center"/>
            <w:hideMark/>
            <w:tcPrChange w:id="1524"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300DCB37" w14:textId="77777777" w:rsidR="0080672F" w:rsidRPr="0080672F" w:rsidRDefault="0080672F" w:rsidP="0080672F">
            <w:pPr>
              <w:spacing w:line="240" w:lineRule="auto"/>
              <w:contextualSpacing w:val="0"/>
              <w:jc w:val="center"/>
              <w:rPr>
                <w:ins w:id="1525" w:author="Silver, Ian" w:date="2026-02-16T11:31:00Z" w16du:dateUtc="2026-02-16T16:31:00Z"/>
                <w:rFonts w:eastAsia="Times New Roman" w:cs="Times New Roman"/>
                <w:color w:val="000000"/>
                <w:sz w:val="22"/>
                <w:szCs w:val="22"/>
              </w:rPr>
            </w:pPr>
            <w:ins w:id="1526" w:author="Silver, Ian" w:date="2026-02-16T11:31:00Z" w16du:dateUtc="2026-02-16T16:31:00Z">
              <w:r w:rsidRPr="0080672F">
                <w:rPr>
                  <w:rFonts w:eastAsia="Times New Roman" w:cs="Times New Roman"/>
                  <w:color w:val="000000"/>
                  <w:sz w:val="22"/>
                  <w:szCs w:val="22"/>
                </w:rPr>
                <w:t>--</w:t>
              </w:r>
            </w:ins>
          </w:p>
        </w:tc>
        <w:tc>
          <w:tcPr>
            <w:tcW w:w="685" w:type="pct"/>
            <w:tcBorders>
              <w:top w:val="nil"/>
              <w:left w:val="nil"/>
              <w:bottom w:val="nil"/>
              <w:right w:val="nil"/>
            </w:tcBorders>
            <w:shd w:val="clear" w:color="auto" w:fill="auto"/>
            <w:noWrap/>
            <w:vAlign w:val="center"/>
            <w:hideMark/>
            <w:tcPrChange w:id="1527"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1C39DA1E" w14:textId="77777777" w:rsidR="0080672F" w:rsidRPr="0080672F" w:rsidRDefault="0080672F" w:rsidP="0080672F">
            <w:pPr>
              <w:spacing w:line="240" w:lineRule="auto"/>
              <w:contextualSpacing w:val="0"/>
              <w:jc w:val="center"/>
              <w:rPr>
                <w:ins w:id="1528" w:author="Silver, Ian" w:date="2026-02-16T11:31:00Z" w16du:dateUtc="2026-02-16T16:31:00Z"/>
                <w:rFonts w:eastAsia="Times New Roman" w:cs="Times New Roman"/>
                <w:color w:val="000000"/>
                <w:sz w:val="22"/>
                <w:szCs w:val="22"/>
              </w:rPr>
            </w:pPr>
            <w:ins w:id="1529"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nil"/>
              <w:right w:val="nil"/>
            </w:tcBorders>
            <w:shd w:val="clear" w:color="auto" w:fill="auto"/>
            <w:noWrap/>
            <w:vAlign w:val="center"/>
            <w:hideMark/>
            <w:tcPrChange w:id="1530"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72718245" w14:textId="77777777" w:rsidR="0080672F" w:rsidRPr="0080672F" w:rsidRDefault="0080672F" w:rsidP="0080672F">
            <w:pPr>
              <w:spacing w:line="240" w:lineRule="auto"/>
              <w:contextualSpacing w:val="0"/>
              <w:jc w:val="center"/>
              <w:rPr>
                <w:ins w:id="1531" w:author="Silver, Ian" w:date="2026-02-16T11:31:00Z" w16du:dateUtc="2026-02-16T16:31:00Z"/>
                <w:rFonts w:eastAsia="Times New Roman" w:cs="Times New Roman"/>
                <w:color w:val="000000"/>
                <w:sz w:val="22"/>
                <w:szCs w:val="22"/>
              </w:rPr>
            </w:pPr>
            <w:ins w:id="1532" w:author="Silver, Ian" w:date="2026-02-16T11:31:00Z" w16du:dateUtc="2026-02-16T16:31:00Z">
              <w:r w:rsidRPr="0080672F">
                <w:rPr>
                  <w:rFonts w:eastAsia="Times New Roman" w:cs="Times New Roman"/>
                  <w:color w:val="000000"/>
                  <w:sz w:val="22"/>
                  <w:szCs w:val="22"/>
                </w:rPr>
                <w:t>1</w:t>
              </w:r>
            </w:ins>
          </w:p>
        </w:tc>
      </w:tr>
      <w:tr w:rsidR="0080672F" w:rsidRPr="0080672F" w14:paraId="110BD082" w14:textId="77777777" w:rsidTr="0080672F">
        <w:trPr>
          <w:trHeight w:val="20"/>
          <w:ins w:id="1533" w:author="Silver, Ian" w:date="2026-02-16T11:31:00Z"/>
          <w:trPrChange w:id="1534" w:author="Silver, Ian" w:date="2026-02-16T11:32:00Z" w16du:dateUtc="2026-02-16T16:32:00Z">
            <w:trPr>
              <w:trHeight w:val="288"/>
            </w:trPr>
          </w:trPrChange>
        </w:trPr>
        <w:tc>
          <w:tcPr>
            <w:tcW w:w="2260" w:type="pct"/>
            <w:tcBorders>
              <w:top w:val="nil"/>
              <w:left w:val="nil"/>
              <w:bottom w:val="nil"/>
              <w:right w:val="nil"/>
            </w:tcBorders>
            <w:shd w:val="clear" w:color="auto" w:fill="auto"/>
            <w:vAlign w:val="center"/>
            <w:hideMark/>
            <w:tcPrChange w:id="1535" w:author="Silver, Ian" w:date="2026-02-16T11:32:00Z" w16du:dateUtc="2026-02-16T16:32:00Z">
              <w:tcPr>
                <w:tcW w:w="3482" w:type="pct"/>
                <w:gridSpan w:val="2"/>
                <w:tcBorders>
                  <w:top w:val="nil"/>
                  <w:left w:val="nil"/>
                  <w:bottom w:val="nil"/>
                  <w:right w:val="nil"/>
                </w:tcBorders>
                <w:shd w:val="clear" w:color="auto" w:fill="auto"/>
                <w:vAlign w:val="center"/>
                <w:hideMark/>
              </w:tcPr>
            </w:tcPrChange>
          </w:tcPr>
          <w:p w14:paraId="0B5646B4" w14:textId="77777777" w:rsidR="0080672F" w:rsidRPr="0080672F" w:rsidRDefault="0080672F" w:rsidP="0080672F">
            <w:pPr>
              <w:spacing w:line="240" w:lineRule="auto"/>
              <w:ind w:firstLineChars="100" w:firstLine="220"/>
              <w:contextualSpacing w:val="0"/>
              <w:rPr>
                <w:ins w:id="1536" w:author="Silver, Ian" w:date="2026-02-16T11:31:00Z" w16du:dateUtc="2026-02-16T16:31:00Z"/>
                <w:rFonts w:eastAsia="Times New Roman" w:cs="Times New Roman"/>
                <w:color w:val="000000"/>
                <w:sz w:val="22"/>
                <w:szCs w:val="22"/>
              </w:rPr>
            </w:pPr>
            <w:ins w:id="1537" w:author="Silver, Ian" w:date="2026-02-16T11:31:00Z" w16du:dateUtc="2026-02-16T16:31:00Z">
              <w:r w:rsidRPr="0080672F">
                <w:rPr>
                  <w:rFonts w:eastAsia="Times New Roman" w:cs="Times New Roman"/>
                  <w:color w:val="000000"/>
                  <w:sz w:val="22"/>
                  <w:szCs w:val="22"/>
                </w:rPr>
                <w:t xml:space="preserve">Adverse Experiences </w:t>
              </w:r>
            </w:ins>
          </w:p>
        </w:tc>
        <w:tc>
          <w:tcPr>
            <w:tcW w:w="685" w:type="pct"/>
            <w:tcBorders>
              <w:top w:val="nil"/>
              <w:left w:val="nil"/>
              <w:bottom w:val="nil"/>
              <w:right w:val="nil"/>
            </w:tcBorders>
            <w:shd w:val="clear" w:color="auto" w:fill="auto"/>
            <w:noWrap/>
            <w:vAlign w:val="bottom"/>
            <w:hideMark/>
            <w:tcPrChange w:id="1538"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07E31241" w14:textId="77777777" w:rsidR="0080672F" w:rsidRPr="0080672F" w:rsidRDefault="0080672F" w:rsidP="0080672F">
            <w:pPr>
              <w:spacing w:line="240" w:lineRule="auto"/>
              <w:contextualSpacing w:val="0"/>
              <w:jc w:val="center"/>
              <w:rPr>
                <w:ins w:id="1539" w:author="Silver, Ian" w:date="2026-02-16T11:31:00Z" w16du:dateUtc="2026-02-16T16:31:00Z"/>
                <w:rFonts w:eastAsia="Times New Roman" w:cs="Times New Roman"/>
                <w:color w:val="000000"/>
                <w:sz w:val="22"/>
                <w:szCs w:val="22"/>
                <w:rPrChange w:id="1540" w:author="Silver, Ian" w:date="2026-02-16T11:32:00Z" w16du:dateUtc="2026-02-16T16:32:00Z">
                  <w:rPr>
                    <w:ins w:id="1541" w:author="Silver, Ian" w:date="2026-02-16T11:31:00Z" w16du:dateUtc="2026-02-16T16:31:00Z"/>
                    <w:rFonts w:ascii="Aptos Narrow" w:eastAsia="Times New Roman" w:hAnsi="Aptos Narrow" w:cs="Times New Roman"/>
                    <w:color w:val="000000"/>
                    <w:sz w:val="22"/>
                    <w:szCs w:val="22"/>
                  </w:rPr>
                </w:rPrChange>
              </w:rPr>
            </w:pPr>
            <w:ins w:id="1542" w:author="Silver, Ian" w:date="2026-02-16T11:31:00Z" w16du:dateUtc="2026-02-16T16:31:00Z">
              <w:r w:rsidRPr="0080672F">
                <w:rPr>
                  <w:rFonts w:eastAsia="Times New Roman" w:cs="Times New Roman"/>
                  <w:color w:val="000000"/>
                  <w:sz w:val="22"/>
                  <w:szCs w:val="22"/>
                  <w:rPrChange w:id="1543" w:author="Silver, Ian" w:date="2026-02-16T11:32:00Z" w16du:dateUtc="2026-02-16T16:32:00Z">
                    <w:rPr>
                      <w:rFonts w:ascii="Aptos Narrow" w:eastAsia="Times New Roman" w:hAnsi="Aptos Narrow" w:cs="Times New Roman"/>
                      <w:color w:val="000000"/>
                      <w:sz w:val="22"/>
                      <w:szCs w:val="22"/>
                    </w:rPr>
                  </w:rPrChange>
                </w:rPr>
                <w:t>0.05</w:t>
              </w:r>
            </w:ins>
          </w:p>
        </w:tc>
        <w:tc>
          <w:tcPr>
            <w:tcW w:w="685" w:type="pct"/>
            <w:tcBorders>
              <w:top w:val="nil"/>
              <w:left w:val="nil"/>
              <w:bottom w:val="nil"/>
              <w:right w:val="nil"/>
            </w:tcBorders>
            <w:shd w:val="clear" w:color="auto" w:fill="auto"/>
            <w:noWrap/>
            <w:vAlign w:val="center"/>
            <w:hideMark/>
            <w:tcPrChange w:id="1544" w:author="Silver, Ian" w:date="2026-02-16T11:32:00Z" w16du:dateUtc="2026-02-16T16:32:00Z">
              <w:tcPr>
                <w:tcW w:w="422" w:type="pct"/>
                <w:tcBorders>
                  <w:top w:val="nil"/>
                  <w:left w:val="nil"/>
                  <w:bottom w:val="nil"/>
                  <w:right w:val="nil"/>
                </w:tcBorders>
                <w:shd w:val="clear" w:color="auto" w:fill="auto"/>
                <w:noWrap/>
                <w:vAlign w:val="center"/>
                <w:hideMark/>
              </w:tcPr>
            </w:tcPrChange>
          </w:tcPr>
          <w:p w14:paraId="2D3FF732" w14:textId="77777777" w:rsidR="0080672F" w:rsidRPr="0080672F" w:rsidRDefault="0080672F" w:rsidP="0080672F">
            <w:pPr>
              <w:spacing w:line="240" w:lineRule="auto"/>
              <w:contextualSpacing w:val="0"/>
              <w:jc w:val="center"/>
              <w:rPr>
                <w:ins w:id="1545" w:author="Silver, Ian" w:date="2026-02-16T11:31:00Z" w16du:dateUtc="2026-02-16T16:31:00Z"/>
                <w:rFonts w:eastAsia="Times New Roman" w:cs="Times New Roman"/>
                <w:color w:val="000000"/>
                <w:sz w:val="22"/>
                <w:szCs w:val="22"/>
              </w:rPr>
            </w:pPr>
            <w:ins w:id="1546" w:author="Silver, Ian" w:date="2026-02-16T11:31:00Z" w16du:dateUtc="2026-02-16T16:31:00Z">
              <w:r w:rsidRPr="0080672F">
                <w:rPr>
                  <w:rFonts w:eastAsia="Times New Roman" w:cs="Times New Roman"/>
                  <w:color w:val="000000"/>
                  <w:sz w:val="22"/>
                  <w:szCs w:val="22"/>
                </w:rPr>
                <w:t>--</w:t>
              </w:r>
            </w:ins>
          </w:p>
        </w:tc>
        <w:tc>
          <w:tcPr>
            <w:tcW w:w="685" w:type="pct"/>
            <w:tcBorders>
              <w:top w:val="nil"/>
              <w:left w:val="nil"/>
              <w:bottom w:val="nil"/>
              <w:right w:val="nil"/>
            </w:tcBorders>
            <w:shd w:val="clear" w:color="auto" w:fill="auto"/>
            <w:noWrap/>
            <w:vAlign w:val="center"/>
            <w:hideMark/>
            <w:tcPrChange w:id="1547"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09FAF9C2" w14:textId="77777777" w:rsidR="0080672F" w:rsidRPr="0080672F" w:rsidRDefault="0080672F" w:rsidP="0080672F">
            <w:pPr>
              <w:spacing w:line="240" w:lineRule="auto"/>
              <w:contextualSpacing w:val="0"/>
              <w:jc w:val="center"/>
              <w:rPr>
                <w:ins w:id="1548" w:author="Silver, Ian" w:date="2026-02-16T11:31:00Z" w16du:dateUtc="2026-02-16T16:31:00Z"/>
                <w:rFonts w:eastAsia="Times New Roman" w:cs="Times New Roman"/>
                <w:color w:val="000000"/>
                <w:sz w:val="22"/>
                <w:szCs w:val="22"/>
              </w:rPr>
            </w:pPr>
            <w:ins w:id="1549"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nil"/>
              <w:right w:val="nil"/>
            </w:tcBorders>
            <w:shd w:val="clear" w:color="auto" w:fill="auto"/>
            <w:noWrap/>
            <w:vAlign w:val="center"/>
            <w:hideMark/>
            <w:tcPrChange w:id="1550"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7C4C2A9D" w14:textId="77777777" w:rsidR="0080672F" w:rsidRPr="0080672F" w:rsidRDefault="0080672F" w:rsidP="0080672F">
            <w:pPr>
              <w:spacing w:line="240" w:lineRule="auto"/>
              <w:contextualSpacing w:val="0"/>
              <w:jc w:val="center"/>
              <w:rPr>
                <w:ins w:id="1551" w:author="Silver, Ian" w:date="2026-02-16T11:31:00Z" w16du:dateUtc="2026-02-16T16:31:00Z"/>
                <w:rFonts w:eastAsia="Times New Roman" w:cs="Times New Roman"/>
                <w:color w:val="000000"/>
                <w:sz w:val="22"/>
                <w:szCs w:val="22"/>
              </w:rPr>
            </w:pPr>
            <w:ins w:id="1552" w:author="Silver, Ian" w:date="2026-02-16T11:31:00Z" w16du:dateUtc="2026-02-16T16:31:00Z">
              <w:r w:rsidRPr="0080672F">
                <w:rPr>
                  <w:rFonts w:eastAsia="Times New Roman" w:cs="Times New Roman"/>
                  <w:color w:val="000000"/>
                  <w:sz w:val="22"/>
                  <w:szCs w:val="22"/>
                </w:rPr>
                <w:t>1</w:t>
              </w:r>
            </w:ins>
          </w:p>
        </w:tc>
      </w:tr>
      <w:tr w:rsidR="0080672F" w:rsidRPr="0080672F" w14:paraId="35090E30" w14:textId="77777777" w:rsidTr="0080672F">
        <w:trPr>
          <w:trHeight w:val="20"/>
          <w:ins w:id="1553" w:author="Silver, Ian" w:date="2026-02-16T11:31:00Z"/>
          <w:trPrChange w:id="1554"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555"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0D4ACE4A" w14:textId="77777777" w:rsidR="0080672F" w:rsidRPr="0080672F" w:rsidRDefault="0080672F" w:rsidP="0080672F">
            <w:pPr>
              <w:spacing w:line="240" w:lineRule="auto"/>
              <w:ind w:firstLineChars="100" w:firstLine="220"/>
              <w:contextualSpacing w:val="0"/>
              <w:rPr>
                <w:ins w:id="1556" w:author="Silver, Ian" w:date="2026-02-16T11:31:00Z" w16du:dateUtc="2026-02-16T16:31:00Z"/>
                <w:rFonts w:eastAsia="Times New Roman" w:cs="Times New Roman"/>
                <w:color w:val="000000"/>
                <w:sz w:val="22"/>
                <w:szCs w:val="22"/>
              </w:rPr>
            </w:pPr>
            <w:ins w:id="1557" w:author="Silver, Ian" w:date="2026-02-16T11:31:00Z" w16du:dateUtc="2026-02-16T16:31:00Z">
              <w:r w:rsidRPr="0080672F">
                <w:rPr>
                  <w:rFonts w:eastAsia="Times New Roman" w:cs="Times New Roman"/>
                  <w:color w:val="000000"/>
                  <w:sz w:val="22"/>
                  <w:szCs w:val="22"/>
                </w:rPr>
                <w:t>General Health 1997</w:t>
              </w:r>
            </w:ins>
          </w:p>
        </w:tc>
        <w:tc>
          <w:tcPr>
            <w:tcW w:w="685" w:type="pct"/>
            <w:tcBorders>
              <w:top w:val="nil"/>
              <w:left w:val="nil"/>
              <w:bottom w:val="nil"/>
              <w:right w:val="nil"/>
            </w:tcBorders>
            <w:shd w:val="clear" w:color="auto" w:fill="auto"/>
            <w:noWrap/>
            <w:vAlign w:val="bottom"/>
            <w:hideMark/>
            <w:tcPrChange w:id="1558"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09D8B62B" w14:textId="77777777" w:rsidR="0080672F" w:rsidRPr="0080672F" w:rsidRDefault="0080672F" w:rsidP="0080672F">
            <w:pPr>
              <w:spacing w:line="240" w:lineRule="auto"/>
              <w:contextualSpacing w:val="0"/>
              <w:jc w:val="center"/>
              <w:rPr>
                <w:ins w:id="1559" w:author="Silver, Ian" w:date="2026-02-16T11:31:00Z" w16du:dateUtc="2026-02-16T16:31:00Z"/>
                <w:rFonts w:eastAsia="Times New Roman" w:cs="Times New Roman"/>
                <w:color w:val="000000"/>
                <w:sz w:val="22"/>
                <w:szCs w:val="22"/>
                <w:rPrChange w:id="1560" w:author="Silver, Ian" w:date="2026-02-16T11:32:00Z" w16du:dateUtc="2026-02-16T16:32:00Z">
                  <w:rPr>
                    <w:ins w:id="1561" w:author="Silver, Ian" w:date="2026-02-16T11:31:00Z" w16du:dateUtc="2026-02-16T16:31:00Z"/>
                    <w:rFonts w:ascii="Aptos Narrow" w:eastAsia="Times New Roman" w:hAnsi="Aptos Narrow" w:cs="Times New Roman"/>
                    <w:color w:val="000000"/>
                    <w:sz w:val="22"/>
                    <w:szCs w:val="22"/>
                  </w:rPr>
                </w:rPrChange>
              </w:rPr>
            </w:pPr>
            <w:ins w:id="1562" w:author="Silver, Ian" w:date="2026-02-16T11:31:00Z" w16du:dateUtc="2026-02-16T16:31:00Z">
              <w:r w:rsidRPr="0080672F">
                <w:rPr>
                  <w:rFonts w:eastAsia="Times New Roman" w:cs="Times New Roman"/>
                  <w:color w:val="000000"/>
                  <w:sz w:val="22"/>
                  <w:szCs w:val="22"/>
                  <w:rPrChange w:id="1563" w:author="Silver, Ian" w:date="2026-02-16T11:32:00Z" w16du:dateUtc="2026-02-16T16:32:00Z">
                    <w:rPr>
                      <w:rFonts w:ascii="Aptos Narrow" w:eastAsia="Times New Roman" w:hAnsi="Aptos Narrow" w:cs="Times New Roman"/>
                      <w:color w:val="000000"/>
                      <w:sz w:val="22"/>
                      <w:szCs w:val="22"/>
                    </w:rPr>
                  </w:rPrChange>
                </w:rPr>
                <w:t>1.95</w:t>
              </w:r>
            </w:ins>
          </w:p>
        </w:tc>
        <w:tc>
          <w:tcPr>
            <w:tcW w:w="685" w:type="pct"/>
            <w:tcBorders>
              <w:top w:val="nil"/>
              <w:left w:val="nil"/>
              <w:bottom w:val="nil"/>
              <w:right w:val="nil"/>
            </w:tcBorders>
            <w:shd w:val="clear" w:color="auto" w:fill="auto"/>
            <w:noWrap/>
            <w:vAlign w:val="bottom"/>
            <w:hideMark/>
            <w:tcPrChange w:id="1564"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59D13575" w14:textId="77777777" w:rsidR="0080672F" w:rsidRPr="0080672F" w:rsidRDefault="0080672F" w:rsidP="0080672F">
            <w:pPr>
              <w:spacing w:line="240" w:lineRule="auto"/>
              <w:contextualSpacing w:val="0"/>
              <w:jc w:val="center"/>
              <w:rPr>
                <w:ins w:id="1565" w:author="Silver, Ian" w:date="2026-02-16T11:31:00Z" w16du:dateUtc="2026-02-16T16:31:00Z"/>
                <w:rFonts w:eastAsia="Times New Roman" w:cs="Times New Roman"/>
                <w:color w:val="000000"/>
                <w:sz w:val="22"/>
                <w:szCs w:val="22"/>
                <w:rPrChange w:id="1566" w:author="Silver, Ian" w:date="2026-02-16T11:32:00Z" w16du:dateUtc="2026-02-16T16:32:00Z">
                  <w:rPr>
                    <w:ins w:id="1567" w:author="Silver, Ian" w:date="2026-02-16T11:31:00Z" w16du:dateUtc="2026-02-16T16:31:00Z"/>
                    <w:rFonts w:ascii="Aptos Narrow" w:eastAsia="Times New Roman" w:hAnsi="Aptos Narrow" w:cs="Times New Roman"/>
                    <w:color w:val="000000"/>
                    <w:sz w:val="22"/>
                    <w:szCs w:val="22"/>
                  </w:rPr>
                </w:rPrChange>
              </w:rPr>
            </w:pPr>
            <w:ins w:id="1568" w:author="Silver, Ian" w:date="2026-02-16T11:31:00Z" w16du:dateUtc="2026-02-16T16:31:00Z">
              <w:r w:rsidRPr="0080672F">
                <w:rPr>
                  <w:rFonts w:eastAsia="Times New Roman" w:cs="Times New Roman"/>
                  <w:color w:val="000000"/>
                  <w:sz w:val="22"/>
                  <w:szCs w:val="22"/>
                  <w:rPrChange w:id="1569" w:author="Silver, Ian" w:date="2026-02-16T11:32:00Z" w16du:dateUtc="2026-02-16T16:32:00Z">
                    <w:rPr>
                      <w:rFonts w:ascii="Aptos Narrow" w:eastAsia="Times New Roman" w:hAnsi="Aptos Narrow" w:cs="Times New Roman"/>
                      <w:color w:val="000000"/>
                      <w:sz w:val="22"/>
                      <w:szCs w:val="22"/>
                    </w:rPr>
                  </w:rPrChange>
                </w:rPr>
                <w:t>0.91</w:t>
              </w:r>
            </w:ins>
          </w:p>
        </w:tc>
        <w:tc>
          <w:tcPr>
            <w:tcW w:w="685" w:type="pct"/>
            <w:tcBorders>
              <w:top w:val="nil"/>
              <w:left w:val="nil"/>
              <w:bottom w:val="nil"/>
              <w:right w:val="nil"/>
            </w:tcBorders>
            <w:shd w:val="clear" w:color="auto" w:fill="auto"/>
            <w:noWrap/>
            <w:vAlign w:val="center"/>
            <w:hideMark/>
            <w:tcPrChange w:id="1570"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49FCBF4A" w14:textId="77777777" w:rsidR="0080672F" w:rsidRPr="0080672F" w:rsidRDefault="0080672F" w:rsidP="0080672F">
            <w:pPr>
              <w:spacing w:line="240" w:lineRule="auto"/>
              <w:contextualSpacing w:val="0"/>
              <w:jc w:val="center"/>
              <w:rPr>
                <w:ins w:id="1571" w:author="Silver, Ian" w:date="2026-02-16T11:31:00Z" w16du:dateUtc="2026-02-16T16:31:00Z"/>
                <w:rFonts w:eastAsia="Times New Roman" w:cs="Times New Roman"/>
                <w:color w:val="000000"/>
                <w:sz w:val="22"/>
                <w:szCs w:val="22"/>
              </w:rPr>
            </w:pPr>
            <w:ins w:id="1572" w:author="Silver, Ian" w:date="2026-02-16T11:31:00Z" w16du:dateUtc="2026-02-16T16:31:00Z">
              <w:r w:rsidRPr="0080672F">
                <w:rPr>
                  <w:rFonts w:eastAsia="Times New Roman" w:cs="Times New Roman"/>
                  <w:color w:val="000000"/>
                  <w:sz w:val="22"/>
                  <w:szCs w:val="22"/>
                </w:rPr>
                <w:t>1</w:t>
              </w:r>
            </w:ins>
          </w:p>
        </w:tc>
        <w:tc>
          <w:tcPr>
            <w:tcW w:w="685" w:type="pct"/>
            <w:tcBorders>
              <w:top w:val="nil"/>
              <w:left w:val="nil"/>
              <w:bottom w:val="nil"/>
              <w:right w:val="nil"/>
            </w:tcBorders>
            <w:shd w:val="clear" w:color="auto" w:fill="auto"/>
            <w:noWrap/>
            <w:vAlign w:val="center"/>
            <w:hideMark/>
            <w:tcPrChange w:id="1573"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00436868" w14:textId="77777777" w:rsidR="0080672F" w:rsidRPr="0080672F" w:rsidRDefault="0080672F" w:rsidP="0080672F">
            <w:pPr>
              <w:spacing w:line="240" w:lineRule="auto"/>
              <w:contextualSpacing w:val="0"/>
              <w:jc w:val="center"/>
              <w:rPr>
                <w:ins w:id="1574" w:author="Silver, Ian" w:date="2026-02-16T11:31:00Z" w16du:dateUtc="2026-02-16T16:31:00Z"/>
                <w:rFonts w:eastAsia="Times New Roman" w:cs="Times New Roman"/>
                <w:color w:val="000000"/>
                <w:sz w:val="22"/>
                <w:szCs w:val="22"/>
              </w:rPr>
            </w:pPr>
            <w:ins w:id="1575" w:author="Silver, Ian" w:date="2026-02-16T11:31:00Z" w16du:dateUtc="2026-02-16T16:31:00Z">
              <w:r w:rsidRPr="0080672F">
                <w:rPr>
                  <w:rFonts w:eastAsia="Times New Roman" w:cs="Times New Roman"/>
                  <w:color w:val="000000"/>
                  <w:sz w:val="22"/>
                  <w:szCs w:val="22"/>
                </w:rPr>
                <w:t>5</w:t>
              </w:r>
            </w:ins>
          </w:p>
        </w:tc>
      </w:tr>
      <w:tr w:rsidR="0080672F" w:rsidRPr="0080672F" w14:paraId="09541835" w14:textId="77777777" w:rsidTr="0080672F">
        <w:trPr>
          <w:trHeight w:val="20"/>
          <w:ins w:id="1576" w:author="Silver, Ian" w:date="2026-02-16T11:31:00Z"/>
          <w:trPrChange w:id="1577"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578" w:author="Silver, Ian" w:date="2026-02-16T11:32:00Z" w16du:dateUtc="2026-02-16T16:32:00Z">
              <w:tcPr>
                <w:tcW w:w="3482" w:type="pct"/>
                <w:gridSpan w:val="2"/>
                <w:tcBorders>
                  <w:top w:val="nil"/>
                  <w:left w:val="nil"/>
                  <w:bottom w:val="nil"/>
                  <w:right w:val="nil"/>
                </w:tcBorders>
                <w:shd w:val="clear" w:color="auto" w:fill="auto"/>
                <w:noWrap/>
                <w:vAlign w:val="center"/>
                <w:hideMark/>
              </w:tcPr>
            </w:tcPrChange>
          </w:tcPr>
          <w:p w14:paraId="377207F4" w14:textId="77777777" w:rsidR="0080672F" w:rsidRPr="0080672F" w:rsidRDefault="0080672F" w:rsidP="0080672F">
            <w:pPr>
              <w:spacing w:line="240" w:lineRule="auto"/>
              <w:ind w:firstLineChars="100" w:firstLine="220"/>
              <w:contextualSpacing w:val="0"/>
              <w:rPr>
                <w:ins w:id="1579" w:author="Silver, Ian" w:date="2026-02-16T11:31:00Z" w16du:dateUtc="2026-02-16T16:31:00Z"/>
                <w:rFonts w:eastAsia="Times New Roman" w:cs="Times New Roman"/>
                <w:color w:val="000000"/>
                <w:sz w:val="22"/>
                <w:szCs w:val="22"/>
              </w:rPr>
            </w:pPr>
            <w:ins w:id="1580" w:author="Silver, Ian" w:date="2026-02-16T11:31:00Z" w16du:dateUtc="2026-02-16T16:31:00Z">
              <w:r w:rsidRPr="0080672F">
                <w:rPr>
                  <w:rFonts w:eastAsia="Times New Roman" w:cs="Times New Roman"/>
                  <w:color w:val="000000"/>
                  <w:sz w:val="22"/>
                  <w:szCs w:val="22"/>
                </w:rPr>
                <w:t>Weeks Worked 1997</w:t>
              </w:r>
            </w:ins>
          </w:p>
        </w:tc>
        <w:tc>
          <w:tcPr>
            <w:tcW w:w="685" w:type="pct"/>
            <w:tcBorders>
              <w:top w:val="nil"/>
              <w:left w:val="nil"/>
              <w:bottom w:val="nil"/>
              <w:right w:val="nil"/>
            </w:tcBorders>
            <w:shd w:val="clear" w:color="auto" w:fill="auto"/>
            <w:noWrap/>
            <w:vAlign w:val="bottom"/>
            <w:hideMark/>
            <w:tcPrChange w:id="1581"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2CA7EC91" w14:textId="77777777" w:rsidR="0080672F" w:rsidRPr="0080672F" w:rsidRDefault="0080672F" w:rsidP="0080672F">
            <w:pPr>
              <w:spacing w:line="240" w:lineRule="auto"/>
              <w:contextualSpacing w:val="0"/>
              <w:jc w:val="center"/>
              <w:rPr>
                <w:ins w:id="1582" w:author="Silver, Ian" w:date="2026-02-16T11:31:00Z" w16du:dateUtc="2026-02-16T16:31:00Z"/>
                <w:rFonts w:eastAsia="Times New Roman" w:cs="Times New Roman"/>
                <w:color w:val="000000"/>
                <w:sz w:val="22"/>
                <w:szCs w:val="22"/>
                <w:rPrChange w:id="1583" w:author="Silver, Ian" w:date="2026-02-16T11:32:00Z" w16du:dateUtc="2026-02-16T16:32:00Z">
                  <w:rPr>
                    <w:ins w:id="1584" w:author="Silver, Ian" w:date="2026-02-16T11:31:00Z" w16du:dateUtc="2026-02-16T16:31:00Z"/>
                    <w:rFonts w:ascii="Aptos Narrow" w:eastAsia="Times New Roman" w:hAnsi="Aptos Narrow" w:cs="Times New Roman"/>
                    <w:color w:val="000000"/>
                    <w:sz w:val="22"/>
                    <w:szCs w:val="22"/>
                  </w:rPr>
                </w:rPrChange>
              </w:rPr>
            </w:pPr>
            <w:ins w:id="1585" w:author="Silver, Ian" w:date="2026-02-16T11:31:00Z" w16du:dateUtc="2026-02-16T16:31:00Z">
              <w:r w:rsidRPr="0080672F">
                <w:rPr>
                  <w:rFonts w:eastAsia="Times New Roman" w:cs="Times New Roman"/>
                  <w:color w:val="000000"/>
                  <w:sz w:val="22"/>
                  <w:szCs w:val="22"/>
                  <w:rPrChange w:id="1586" w:author="Silver, Ian" w:date="2026-02-16T11:32:00Z" w16du:dateUtc="2026-02-16T16:32:00Z">
                    <w:rPr>
                      <w:rFonts w:ascii="Aptos Narrow" w:eastAsia="Times New Roman" w:hAnsi="Aptos Narrow" w:cs="Times New Roman"/>
                      <w:color w:val="000000"/>
                      <w:sz w:val="22"/>
                      <w:szCs w:val="22"/>
                    </w:rPr>
                  </w:rPrChange>
                </w:rPr>
                <w:t>8.25</w:t>
              </w:r>
            </w:ins>
          </w:p>
        </w:tc>
        <w:tc>
          <w:tcPr>
            <w:tcW w:w="685" w:type="pct"/>
            <w:tcBorders>
              <w:top w:val="nil"/>
              <w:left w:val="nil"/>
              <w:bottom w:val="nil"/>
              <w:right w:val="nil"/>
            </w:tcBorders>
            <w:shd w:val="clear" w:color="auto" w:fill="auto"/>
            <w:noWrap/>
            <w:vAlign w:val="bottom"/>
            <w:hideMark/>
            <w:tcPrChange w:id="1587"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412B30BF" w14:textId="77777777" w:rsidR="0080672F" w:rsidRPr="0080672F" w:rsidRDefault="0080672F" w:rsidP="0080672F">
            <w:pPr>
              <w:spacing w:line="240" w:lineRule="auto"/>
              <w:contextualSpacing w:val="0"/>
              <w:jc w:val="center"/>
              <w:rPr>
                <w:ins w:id="1588" w:author="Silver, Ian" w:date="2026-02-16T11:31:00Z" w16du:dateUtc="2026-02-16T16:31:00Z"/>
                <w:rFonts w:eastAsia="Times New Roman" w:cs="Times New Roman"/>
                <w:color w:val="000000"/>
                <w:sz w:val="22"/>
                <w:szCs w:val="22"/>
                <w:rPrChange w:id="1589" w:author="Silver, Ian" w:date="2026-02-16T11:32:00Z" w16du:dateUtc="2026-02-16T16:32:00Z">
                  <w:rPr>
                    <w:ins w:id="1590" w:author="Silver, Ian" w:date="2026-02-16T11:31:00Z" w16du:dateUtc="2026-02-16T16:31:00Z"/>
                    <w:rFonts w:ascii="Aptos Narrow" w:eastAsia="Times New Roman" w:hAnsi="Aptos Narrow" w:cs="Times New Roman"/>
                    <w:color w:val="000000"/>
                    <w:sz w:val="22"/>
                    <w:szCs w:val="22"/>
                  </w:rPr>
                </w:rPrChange>
              </w:rPr>
            </w:pPr>
            <w:ins w:id="1591" w:author="Silver, Ian" w:date="2026-02-16T11:31:00Z" w16du:dateUtc="2026-02-16T16:31:00Z">
              <w:r w:rsidRPr="0080672F">
                <w:rPr>
                  <w:rFonts w:eastAsia="Times New Roman" w:cs="Times New Roman"/>
                  <w:color w:val="000000"/>
                  <w:sz w:val="22"/>
                  <w:szCs w:val="22"/>
                  <w:rPrChange w:id="1592" w:author="Silver, Ian" w:date="2026-02-16T11:32:00Z" w16du:dateUtc="2026-02-16T16:32:00Z">
                    <w:rPr>
                      <w:rFonts w:ascii="Aptos Narrow" w:eastAsia="Times New Roman" w:hAnsi="Aptos Narrow" w:cs="Times New Roman"/>
                      <w:color w:val="000000"/>
                      <w:sz w:val="22"/>
                      <w:szCs w:val="22"/>
                    </w:rPr>
                  </w:rPrChange>
                </w:rPr>
                <w:t>15.60</w:t>
              </w:r>
            </w:ins>
          </w:p>
        </w:tc>
        <w:tc>
          <w:tcPr>
            <w:tcW w:w="685" w:type="pct"/>
            <w:tcBorders>
              <w:top w:val="nil"/>
              <w:left w:val="nil"/>
              <w:bottom w:val="nil"/>
              <w:right w:val="nil"/>
            </w:tcBorders>
            <w:shd w:val="clear" w:color="auto" w:fill="auto"/>
            <w:noWrap/>
            <w:vAlign w:val="center"/>
            <w:hideMark/>
            <w:tcPrChange w:id="1593" w:author="Silver, Ian" w:date="2026-02-16T11:32:00Z" w16du:dateUtc="2026-02-16T16:32:00Z">
              <w:tcPr>
                <w:tcW w:w="330" w:type="pct"/>
                <w:tcBorders>
                  <w:top w:val="nil"/>
                  <w:left w:val="nil"/>
                  <w:bottom w:val="nil"/>
                  <w:right w:val="nil"/>
                </w:tcBorders>
                <w:shd w:val="clear" w:color="auto" w:fill="auto"/>
                <w:noWrap/>
                <w:vAlign w:val="center"/>
                <w:hideMark/>
              </w:tcPr>
            </w:tcPrChange>
          </w:tcPr>
          <w:p w14:paraId="30F9E076" w14:textId="77777777" w:rsidR="0080672F" w:rsidRPr="0080672F" w:rsidRDefault="0080672F" w:rsidP="0080672F">
            <w:pPr>
              <w:spacing w:line="240" w:lineRule="auto"/>
              <w:contextualSpacing w:val="0"/>
              <w:jc w:val="center"/>
              <w:rPr>
                <w:ins w:id="1594" w:author="Silver, Ian" w:date="2026-02-16T11:31:00Z" w16du:dateUtc="2026-02-16T16:31:00Z"/>
                <w:rFonts w:eastAsia="Times New Roman" w:cs="Times New Roman"/>
                <w:color w:val="000000"/>
                <w:sz w:val="22"/>
                <w:szCs w:val="22"/>
              </w:rPr>
            </w:pPr>
            <w:ins w:id="1595"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nil"/>
              <w:right w:val="nil"/>
            </w:tcBorders>
            <w:shd w:val="clear" w:color="auto" w:fill="auto"/>
            <w:noWrap/>
            <w:vAlign w:val="center"/>
            <w:hideMark/>
            <w:tcPrChange w:id="1596" w:author="Silver, Ian" w:date="2026-02-16T11:32:00Z" w16du:dateUtc="2026-02-16T16:32:00Z">
              <w:tcPr>
                <w:tcW w:w="345" w:type="pct"/>
                <w:tcBorders>
                  <w:top w:val="nil"/>
                  <w:left w:val="nil"/>
                  <w:bottom w:val="nil"/>
                  <w:right w:val="nil"/>
                </w:tcBorders>
                <w:shd w:val="clear" w:color="auto" w:fill="auto"/>
                <w:noWrap/>
                <w:vAlign w:val="center"/>
                <w:hideMark/>
              </w:tcPr>
            </w:tcPrChange>
          </w:tcPr>
          <w:p w14:paraId="7D24D6DF" w14:textId="77777777" w:rsidR="0080672F" w:rsidRPr="0080672F" w:rsidRDefault="0080672F" w:rsidP="0080672F">
            <w:pPr>
              <w:spacing w:line="240" w:lineRule="auto"/>
              <w:contextualSpacing w:val="0"/>
              <w:jc w:val="center"/>
              <w:rPr>
                <w:ins w:id="1597" w:author="Silver, Ian" w:date="2026-02-16T11:31:00Z" w16du:dateUtc="2026-02-16T16:31:00Z"/>
                <w:rFonts w:eastAsia="Times New Roman" w:cs="Times New Roman"/>
                <w:color w:val="000000"/>
                <w:sz w:val="22"/>
                <w:szCs w:val="22"/>
              </w:rPr>
            </w:pPr>
            <w:ins w:id="1598" w:author="Silver, Ian" w:date="2026-02-16T11:31:00Z" w16du:dateUtc="2026-02-16T16:31:00Z">
              <w:r w:rsidRPr="0080672F">
                <w:rPr>
                  <w:rFonts w:eastAsia="Times New Roman" w:cs="Times New Roman"/>
                  <w:color w:val="000000"/>
                  <w:sz w:val="22"/>
                  <w:szCs w:val="22"/>
                </w:rPr>
                <w:t>52</w:t>
              </w:r>
            </w:ins>
          </w:p>
        </w:tc>
      </w:tr>
      <w:tr w:rsidR="0080672F" w:rsidRPr="0080672F" w14:paraId="174CFBF7" w14:textId="77777777" w:rsidTr="0080672F">
        <w:trPr>
          <w:trHeight w:val="20"/>
          <w:ins w:id="1599" w:author="Silver, Ian" w:date="2026-02-16T11:31:00Z"/>
          <w:trPrChange w:id="1600" w:author="Silver, Ian" w:date="2026-02-16T11:32:00Z" w16du:dateUtc="2026-02-16T16:32:00Z">
            <w:trPr>
              <w:trHeight w:val="294"/>
            </w:trPr>
          </w:trPrChange>
        </w:trPr>
        <w:tc>
          <w:tcPr>
            <w:tcW w:w="2260" w:type="pct"/>
            <w:tcBorders>
              <w:top w:val="nil"/>
              <w:left w:val="nil"/>
              <w:bottom w:val="single" w:sz="8" w:space="0" w:color="auto"/>
              <w:right w:val="nil"/>
            </w:tcBorders>
            <w:shd w:val="clear" w:color="auto" w:fill="auto"/>
            <w:noWrap/>
            <w:vAlign w:val="center"/>
            <w:hideMark/>
            <w:tcPrChange w:id="1601" w:author="Silver, Ian" w:date="2026-02-16T11:32:00Z" w16du:dateUtc="2026-02-16T16:32:00Z">
              <w:tcPr>
                <w:tcW w:w="3482" w:type="pct"/>
                <w:gridSpan w:val="2"/>
                <w:tcBorders>
                  <w:top w:val="nil"/>
                  <w:left w:val="nil"/>
                  <w:bottom w:val="single" w:sz="8" w:space="0" w:color="auto"/>
                  <w:right w:val="nil"/>
                </w:tcBorders>
                <w:shd w:val="clear" w:color="auto" w:fill="auto"/>
                <w:noWrap/>
                <w:vAlign w:val="center"/>
                <w:hideMark/>
              </w:tcPr>
            </w:tcPrChange>
          </w:tcPr>
          <w:p w14:paraId="7A317202" w14:textId="77777777" w:rsidR="0080672F" w:rsidRPr="0080672F" w:rsidRDefault="0080672F" w:rsidP="0080672F">
            <w:pPr>
              <w:spacing w:line="240" w:lineRule="auto"/>
              <w:ind w:firstLineChars="100" w:firstLine="220"/>
              <w:contextualSpacing w:val="0"/>
              <w:rPr>
                <w:ins w:id="1602" w:author="Silver, Ian" w:date="2026-02-16T11:31:00Z" w16du:dateUtc="2026-02-16T16:31:00Z"/>
                <w:rFonts w:eastAsia="Times New Roman" w:cs="Times New Roman"/>
                <w:color w:val="000000"/>
                <w:sz w:val="22"/>
                <w:szCs w:val="22"/>
              </w:rPr>
            </w:pPr>
            <w:ins w:id="1603" w:author="Silver, Ian" w:date="2026-02-16T11:31:00Z" w16du:dateUtc="2026-02-16T16:31:00Z">
              <w:r w:rsidRPr="0080672F">
                <w:rPr>
                  <w:rFonts w:eastAsia="Times New Roman" w:cs="Times New Roman"/>
                  <w:color w:val="000000"/>
                  <w:sz w:val="22"/>
                  <w:szCs w:val="22"/>
                </w:rPr>
                <w:t>No Health Insurance 1997</w:t>
              </w:r>
            </w:ins>
          </w:p>
        </w:tc>
        <w:tc>
          <w:tcPr>
            <w:tcW w:w="685" w:type="pct"/>
            <w:tcBorders>
              <w:top w:val="nil"/>
              <w:left w:val="nil"/>
              <w:bottom w:val="nil"/>
              <w:right w:val="nil"/>
            </w:tcBorders>
            <w:shd w:val="clear" w:color="auto" w:fill="auto"/>
            <w:noWrap/>
            <w:vAlign w:val="bottom"/>
            <w:hideMark/>
            <w:tcPrChange w:id="1604" w:author="Silver, Ian" w:date="2026-02-16T11:32:00Z" w16du:dateUtc="2026-02-16T16:32:00Z">
              <w:tcPr>
                <w:tcW w:w="422" w:type="pct"/>
                <w:tcBorders>
                  <w:top w:val="nil"/>
                  <w:left w:val="nil"/>
                  <w:bottom w:val="nil"/>
                  <w:right w:val="nil"/>
                </w:tcBorders>
                <w:shd w:val="clear" w:color="auto" w:fill="auto"/>
                <w:noWrap/>
                <w:vAlign w:val="bottom"/>
                <w:hideMark/>
              </w:tcPr>
            </w:tcPrChange>
          </w:tcPr>
          <w:p w14:paraId="55EF9EE0" w14:textId="77777777" w:rsidR="0080672F" w:rsidRPr="0080672F" w:rsidRDefault="0080672F" w:rsidP="0080672F">
            <w:pPr>
              <w:spacing w:line="240" w:lineRule="auto"/>
              <w:contextualSpacing w:val="0"/>
              <w:jc w:val="center"/>
              <w:rPr>
                <w:ins w:id="1605" w:author="Silver, Ian" w:date="2026-02-16T11:31:00Z" w16du:dateUtc="2026-02-16T16:31:00Z"/>
                <w:rFonts w:eastAsia="Times New Roman" w:cs="Times New Roman"/>
                <w:color w:val="000000"/>
                <w:sz w:val="22"/>
                <w:szCs w:val="22"/>
                <w:rPrChange w:id="1606" w:author="Silver, Ian" w:date="2026-02-16T11:32:00Z" w16du:dateUtc="2026-02-16T16:32:00Z">
                  <w:rPr>
                    <w:ins w:id="1607" w:author="Silver, Ian" w:date="2026-02-16T11:31:00Z" w16du:dateUtc="2026-02-16T16:31:00Z"/>
                    <w:rFonts w:ascii="Aptos Narrow" w:eastAsia="Times New Roman" w:hAnsi="Aptos Narrow" w:cs="Times New Roman"/>
                    <w:color w:val="000000"/>
                    <w:sz w:val="22"/>
                    <w:szCs w:val="22"/>
                  </w:rPr>
                </w:rPrChange>
              </w:rPr>
            </w:pPr>
            <w:ins w:id="1608" w:author="Silver, Ian" w:date="2026-02-16T11:31:00Z" w16du:dateUtc="2026-02-16T16:31:00Z">
              <w:r w:rsidRPr="0080672F">
                <w:rPr>
                  <w:rFonts w:eastAsia="Times New Roman" w:cs="Times New Roman"/>
                  <w:color w:val="000000"/>
                  <w:sz w:val="22"/>
                  <w:szCs w:val="22"/>
                  <w:rPrChange w:id="1609" w:author="Silver, Ian" w:date="2026-02-16T11:32:00Z" w16du:dateUtc="2026-02-16T16:32:00Z">
                    <w:rPr>
                      <w:rFonts w:ascii="Aptos Narrow" w:eastAsia="Times New Roman" w:hAnsi="Aptos Narrow" w:cs="Times New Roman"/>
                      <w:color w:val="000000"/>
                      <w:sz w:val="22"/>
                      <w:szCs w:val="22"/>
                    </w:rPr>
                  </w:rPrChange>
                </w:rPr>
                <w:t>0.14</w:t>
              </w:r>
            </w:ins>
          </w:p>
        </w:tc>
        <w:tc>
          <w:tcPr>
            <w:tcW w:w="685" w:type="pct"/>
            <w:tcBorders>
              <w:top w:val="nil"/>
              <w:left w:val="nil"/>
              <w:bottom w:val="single" w:sz="8" w:space="0" w:color="auto"/>
              <w:right w:val="nil"/>
            </w:tcBorders>
            <w:shd w:val="clear" w:color="auto" w:fill="auto"/>
            <w:noWrap/>
            <w:vAlign w:val="center"/>
            <w:hideMark/>
            <w:tcPrChange w:id="1610" w:author="Silver, Ian" w:date="2026-02-16T11:32:00Z" w16du:dateUtc="2026-02-16T16:32:00Z">
              <w:tcPr>
                <w:tcW w:w="422" w:type="pct"/>
                <w:tcBorders>
                  <w:top w:val="nil"/>
                  <w:left w:val="nil"/>
                  <w:bottom w:val="single" w:sz="8" w:space="0" w:color="auto"/>
                  <w:right w:val="nil"/>
                </w:tcBorders>
                <w:shd w:val="clear" w:color="auto" w:fill="auto"/>
                <w:noWrap/>
                <w:vAlign w:val="center"/>
                <w:hideMark/>
              </w:tcPr>
            </w:tcPrChange>
          </w:tcPr>
          <w:p w14:paraId="64AEE3CB" w14:textId="77777777" w:rsidR="0080672F" w:rsidRPr="0080672F" w:rsidRDefault="0080672F" w:rsidP="0080672F">
            <w:pPr>
              <w:spacing w:line="240" w:lineRule="auto"/>
              <w:contextualSpacing w:val="0"/>
              <w:jc w:val="center"/>
              <w:rPr>
                <w:ins w:id="1611" w:author="Silver, Ian" w:date="2026-02-16T11:31:00Z" w16du:dateUtc="2026-02-16T16:31:00Z"/>
                <w:rFonts w:eastAsia="Times New Roman" w:cs="Times New Roman"/>
                <w:color w:val="000000"/>
                <w:sz w:val="22"/>
                <w:szCs w:val="22"/>
              </w:rPr>
            </w:pPr>
            <w:ins w:id="1612" w:author="Silver, Ian" w:date="2026-02-16T11:31:00Z" w16du:dateUtc="2026-02-16T16:31:00Z">
              <w:r w:rsidRPr="0080672F">
                <w:rPr>
                  <w:rFonts w:eastAsia="Times New Roman" w:cs="Times New Roman"/>
                  <w:color w:val="000000"/>
                  <w:sz w:val="22"/>
                  <w:szCs w:val="22"/>
                </w:rPr>
                <w:t>--</w:t>
              </w:r>
            </w:ins>
          </w:p>
        </w:tc>
        <w:tc>
          <w:tcPr>
            <w:tcW w:w="685" w:type="pct"/>
            <w:tcBorders>
              <w:top w:val="nil"/>
              <w:left w:val="nil"/>
              <w:bottom w:val="single" w:sz="8" w:space="0" w:color="auto"/>
              <w:right w:val="nil"/>
            </w:tcBorders>
            <w:shd w:val="clear" w:color="auto" w:fill="auto"/>
            <w:noWrap/>
            <w:vAlign w:val="center"/>
            <w:hideMark/>
            <w:tcPrChange w:id="1613" w:author="Silver, Ian" w:date="2026-02-16T11:32:00Z" w16du:dateUtc="2026-02-16T16:32:00Z">
              <w:tcPr>
                <w:tcW w:w="330" w:type="pct"/>
                <w:tcBorders>
                  <w:top w:val="nil"/>
                  <w:left w:val="nil"/>
                  <w:bottom w:val="single" w:sz="8" w:space="0" w:color="auto"/>
                  <w:right w:val="nil"/>
                </w:tcBorders>
                <w:shd w:val="clear" w:color="auto" w:fill="auto"/>
                <w:noWrap/>
                <w:vAlign w:val="center"/>
                <w:hideMark/>
              </w:tcPr>
            </w:tcPrChange>
          </w:tcPr>
          <w:p w14:paraId="2465DC95" w14:textId="77777777" w:rsidR="0080672F" w:rsidRPr="0080672F" w:rsidRDefault="0080672F" w:rsidP="0080672F">
            <w:pPr>
              <w:spacing w:line="240" w:lineRule="auto"/>
              <w:contextualSpacing w:val="0"/>
              <w:jc w:val="center"/>
              <w:rPr>
                <w:ins w:id="1614" w:author="Silver, Ian" w:date="2026-02-16T11:31:00Z" w16du:dateUtc="2026-02-16T16:31:00Z"/>
                <w:rFonts w:eastAsia="Times New Roman" w:cs="Times New Roman"/>
                <w:color w:val="000000"/>
                <w:sz w:val="22"/>
                <w:szCs w:val="22"/>
              </w:rPr>
            </w:pPr>
            <w:ins w:id="1615" w:author="Silver, Ian" w:date="2026-02-16T11:31:00Z" w16du:dateUtc="2026-02-16T16:31:00Z">
              <w:r w:rsidRPr="0080672F">
                <w:rPr>
                  <w:rFonts w:eastAsia="Times New Roman" w:cs="Times New Roman"/>
                  <w:color w:val="000000"/>
                  <w:sz w:val="22"/>
                  <w:szCs w:val="22"/>
                </w:rPr>
                <w:t>0</w:t>
              </w:r>
            </w:ins>
          </w:p>
        </w:tc>
        <w:tc>
          <w:tcPr>
            <w:tcW w:w="685" w:type="pct"/>
            <w:tcBorders>
              <w:top w:val="nil"/>
              <w:left w:val="nil"/>
              <w:bottom w:val="single" w:sz="8" w:space="0" w:color="auto"/>
              <w:right w:val="nil"/>
            </w:tcBorders>
            <w:shd w:val="clear" w:color="auto" w:fill="auto"/>
            <w:noWrap/>
            <w:vAlign w:val="center"/>
            <w:hideMark/>
            <w:tcPrChange w:id="1616" w:author="Silver, Ian" w:date="2026-02-16T11:32:00Z" w16du:dateUtc="2026-02-16T16:32:00Z">
              <w:tcPr>
                <w:tcW w:w="345" w:type="pct"/>
                <w:tcBorders>
                  <w:top w:val="nil"/>
                  <w:left w:val="nil"/>
                  <w:bottom w:val="single" w:sz="8" w:space="0" w:color="auto"/>
                  <w:right w:val="nil"/>
                </w:tcBorders>
                <w:shd w:val="clear" w:color="auto" w:fill="auto"/>
                <w:noWrap/>
                <w:vAlign w:val="center"/>
                <w:hideMark/>
              </w:tcPr>
            </w:tcPrChange>
          </w:tcPr>
          <w:p w14:paraId="72CC00F0" w14:textId="77777777" w:rsidR="0080672F" w:rsidRPr="0080672F" w:rsidRDefault="0080672F" w:rsidP="0080672F">
            <w:pPr>
              <w:spacing w:line="240" w:lineRule="auto"/>
              <w:contextualSpacing w:val="0"/>
              <w:jc w:val="center"/>
              <w:rPr>
                <w:ins w:id="1617" w:author="Silver, Ian" w:date="2026-02-16T11:31:00Z" w16du:dateUtc="2026-02-16T16:31:00Z"/>
                <w:rFonts w:eastAsia="Times New Roman" w:cs="Times New Roman"/>
                <w:color w:val="000000"/>
                <w:sz w:val="22"/>
                <w:szCs w:val="22"/>
              </w:rPr>
            </w:pPr>
            <w:ins w:id="1618" w:author="Silver, Ian" w:date="2026-02-16T11:31:00Z" w16du:dateUtc="2026-02-16T16:31:00Z">
              <w:r w:rsidRPr="0080672F">
                <w:rPr>
                  <w:rFonts w:eastAsia="Times New Roman" w:cs="Times New Roman"/>
                  <w:color w:val="000000"/>
                  <w:sz w:val="22"/>
                  <w:szCs w:val="22"/>
                </w:rPr>
                <w:t>1</w:t>
              </w:r>
            </w:ins>
          </w:p>
        </w:tc>
      </w:tr>
      <w:tr w:rsidR="0080672F" w:rsidRPr="0080672F" w14:paraId="4C8F4D12" w14:textId="77777777" w:rsidTr="0080672F">
        <w:trPr>
          <w:trHeight w:val="20"/>
          <w:ins w:id="1619" w:author="Silver, Ian" w:date="2026-02-16T11:31:00Z"/>
          <w:trPrChange w:id="1620" w:author="Silver, Ian" w:date="2026-02-16T11:32:00Z" w16du:dateUtc="2026-02-16T16:32:00Z">
            <w:trPr>
              <w:trHeight w:val="288"/>
            </w:trPr>
          </w:trPrChange>
        </w:trPr>
        <w:tc>
          <w:tcPr>
            <w:tcW w:w="2260" w:type="pct"/>
            <w:tcBorders>
              <w:top w:val="nil"/>
              <w:left w:val="nil"/>
              <w:bottom w:val="nil"/>
              <w:right w:val="nil"/>
            </w:tcBorders>
            <w:shd w:val="clear" w:color="auto" w:fill="auto"/>
            <w:noWrap/>
            <w:vAlign w:val="center"/>
            <w:hideMark/>
            <w:tcPrChange w:id="1621" w:author="Silver, Ian" w:date="2026-02-16T11:32:00Z" w16du:dateUtc="2026-02-16T16:32:00Z">
              <w:tcPr>
                <w:tcW w:w="2260" w:type="pct"/>
                <w:tcBorders>
                  <w:top w:val="nil"/>
                  <w:left w:val="nil"/>
                  <w:bottom w:val="nil"/>
                  <w:right w:val="nil"/>
                </w:tcBorders>
                <w:shd w:val="clear" w:color="auto" w:fill="auto"/>
                <w:noWrap/>
                <w:vAlign w:val="center"/>
                <w:hideMark/>
              </w:tcPr>
            </w:tcPrChange>
          </w:tcPr>
          <w:p w14:paraId="7F6AE11C" w14:textId="77777777" w:rsidR="0080672F" w:rsidRPr="0080672F" w:rsidRDefault="0080672F" w:rsidP="0080672F">
            <w:pPr>
              <w:spacing w:line="240" w:lineRule="auto"/>
              <w:contextualSpacing w:val="0"/>
              <w:jc w:val="center"/>
              <w:rPr>
                <w:ins w:id="1622" w:author="Silver, Ian" w:date="2026-02-16T11:31:00Z" w16du:dateUtc="2026-02-16T16:31:00Z"/>
                <w:rFonts w:eastAsia="Times New Roman" w:cs="Times New Roman"/>
                <w:color w:val="000000"/>
                <w:sz w:val="22"/>
                <w:szCs w:val="22"/>
              </w:rPr>
            </w:pPr>
            <w:ins w:id="1623" w:author="Silver, Ian" w:date="2026-02-16T11:31:00Z" w16du:dateUtc="2026-02-16T16:31:00Z">
              <w:r w:rsidRPr="0080672F">
                <w:rPr>
                  <w:rFonts w:eastAsia="Times New Roman" w:cs="Times New Roman"/>
                  <w:color w:val="000000"/>
                  <w:sz w:val="22"/>
                  <w:szCs w:val="22"/>
                </w:rPr>
                <w:t>N-Observations</w:t>
              </w:r>
            </w:ins>
          </w:p>
        </w:tc>
        <w:tc>
          <w:tcPr>
            <w:tcW w:w="2740" w:type="pct"/>
            <w:gridSpan w:val="4"/>
            <w:tcBorders>
              <w:top w:val="single" w:sz="8" w:space="0" w:color="auto"/>
              <w:left w:val="nil"/>
              <w:bottom w:val="nil"/>
              <w:right w:val="nil"/>
            </w:tcBorders>
            <w:shd w:val="clear" w:color="auto" w:fill="auto"/>
            <w:noWrap/>
            <w:vAlign w:val="center"/>
            <w:hideMark/>
            <w:tcPrChange w:id="1624" w:author="Silver, Ian" w:date="2026-02-16T11:32:00Z" w16du:dateUtc="2026-02-16T16:32:00Z">
              <w:tcPr>
                <w:tcW w:w="2740" w:type="pct"/>
                <w:gridSpan w:val="5"/>
                <w:tcBorders>
                  <w:top w:val="single" w:sz="8" w:space="0" w:color="auto"/>
                  <w:left w:val="nil"/>
                  <w:bottom w:val="nil"/>
                  <w:right w:val="nil"/>
                </w:tcBorders>
                <w:shd w:val="clear" w:color="auto" w:fill="auto"/>
                <w:noWrap/>
                <w:vAlign w:val="center"/>
                <w:hideMark/>
              </w:tcPr>
            </w:tcPrChange>
          </w:tcPr>
          <w:p w14:paraId="424AD9B8" w14:textId="77777777" w:rsidR="0080672F" w:rsidRPr="0080672F" w:rsidRDefault="0080672F" w:rsidP="0080672F">
            <w:pPr>
              <w:spacing w:line="240" w:lineRule="auto"/>
              <w:contextualSpacing w:val="0"/>
              <w:jc w:val="center"/>
              <w:rPr>
                <w:ins w:id="1625" w:author="Silver, Ian" w:date="2026-02-16T11:31:00Z" w16du:dateUtc="2026-02-16T16:31:00Z"/>
                <w:rFonts w:eastAsia="Times New Roman" w:cs="Times New Roman"/>
                <w:color w:val="000000"/>
                <w:sz w:val="22"/>
                <w:szCs w:val="22"/>
              </w:rPr>
            </w:pPr>
            <w:ins w:id="1626" w:author="Silver, Ian" w:date="2026-02-16T11:31:00Z" w16du:dateUtc="2026-02-16T16:31:00Z">
              <w:r w:rsidRPr="0080672F">
                <w:rPr>
                  <w:rFonts w:eastAsia="Times New Roman" w:cs="Times New Roman"/>
                  <w:color w:val="000000"/>
                  <w:sz w:val="22"/>
                  <w:szCs w:val="22"/>
                </w:rPr>
                <w:t>115,360</w:t>
              </w:r>
            </w:ins>
          </w:p>
        </w:tc>
      </w:tr>
      <w:tr w:rsidR="0080672F" w:rsidRPr="0080672F" w14:paraId="0CD6DAD8" w14:textId="77777777" w:rsidTr="0080672F">
        <w:trPr>
          <w:trHeight w:val="20"/>
          <w:ins w:id="1627" w:author="Silver, Ian" w:date="2026-02-16T11:31:00Z"/>
          <w:trPrChange w:id="1628" w:author="Silver, Ian" w:date="2026-02-16T11:32:00Z" w16du:dateUtc="2026-02-16T16:32:00Z">
            <w:trPr>
              <w:trHeight w:val="294"/>
            </w:trPr>
          </w:trPrChange>
        </w:trPr>
        <w:tc>
          <w:tcPr>
            <w:tcW w:w="2260" w:type="pct"/>
            <w:tcBorders>
              <w:top w:val="nil"/>
              <w:left w:val="nil"/>
              <w:bottom w:val="single" w:sz="8" w:space="0" w:color="auto"/>
              <w:right w:val="nil"/>
            </w:tcBorders>
            <w:shd w:val="clear" w:color="auto" w:fill="auto"/>
            <w:noWrap/>
            <w:vAlign w:val="center"/>
            <w:hideMark/>
            <w:tcPrChange w:id="1629" w:author="Silver, Ian" w:date="2026-02-16T11:32:00Z" w16du:dateUtc="2026-02-16T16:32:00Z">
              <w:tcPr>
                <w:tcW w:w="2260" w:type="pct"/>
                <w:tcBorders>
                  <w:top w:val="nil"/>
                  <w:left w:val="nil"/>
                  <w:bottom w:val="single" w:sz="8" w:space="0" w:color="auto"/>
                  <w:right w:val="nil"/>
                </w:tcBorders>
                <w:shd w:val="clear" w:color="auto" w:fill="auto"/>
                <w:noWrap/>
                <w:vAlign w:val="center"/>
                <w:hideMark/>
              </w:tcPr>
            </w:tcPrChange>
          </w:tcPr>
          <w:p w14:paraId="308C9497" w14:textId="77777777" w:rsidR="0080672F" w:rsidRPr="0080672F" w:rsidRDefault="0080672F" w:rsidP="0080672F">
            <w:pPr>
              <w:spacing w:line="240" w:lineRule="auto"/>
              <w:contextualSpacing w:val="0"/>
              <w:jc w:val="center"/>
              <w:rPr>
                <w:ins w:id="1630" w:author="Silver, Ian" w:date="2026-02-16T11:31:00Z" w16du:dateUtc="2026-02-16T16:31:00Z"/>
                <w:rFonts w:eastAsia="Times New Roman" w:cs="Times New Roman"/>
                <w:color w:val="000000"/>
                <w:sz w:val="22"/>
                <w:szCs w:val="22"/>
              </w:rPr>
            </w:pPr>
            <w:ins w:id="1631" w:author="Silver, Ian" w:date="2026-02-16T11:31:00Z" w16du:dateUtc="2026-02-16T16:31:00Z">
              <w:r w:rsidRPr="0080672F">
                <w:rPr>
                  <w:rFonts w:eastAsia="Times New Roman" w:cs="Times New Roman"/>
                  <w:color w:val="000000"/>
                  <w:sz w:val="22"/>
                  <w:szCs w:val="22"/>
                </w:rPr>
                <w:t>N-Individuals</w:t>
              </w:r>
            </w:ins>
          </w:p>
        </w:tc>
        <w:tc>
          <w:tcPr>
            <w:tcW w:w="2740" w:type="pct"/>
            <w:gridSpan w:val="4"/>
            <w:tcBorders>
              <w:top w:val="nil"/>
              <w:left w:val="nil"/>
              <w:bottom w:val="single" w:sz="8" w:space="0" w:color="auto"/>
              <w:right w:val="nil"/>
            </w:tcBorders>
            <w:shd w:val="clear" w:color="auto" w:fill="auto"/>
            <w:noWrap/>
            <w:vAlign w:val="center"/>
            <w:hideMark/>
            <w:tcPrChange w:id="1632" w:author="Silver, Ian" w:date="2026-02-16T11:32:00Z" w16du:dateUtc="2026-02-16T16:32:00Z">
              <w:tcPr>
                <w:tcW w:w="2740" w:type="pct"/>
                <w:gridSpan w:val="5"/>
                <w:tcBorders>
                  <w:top w:val="nil"/>
                  <w:left w:val="nil"/>
                  <w:bottom w:val="single" w:sz="8" w:space="0" w:color="auto"/>
                  <w:right w:val="nil"/>
                </w:tcBorders>
                <w:shd w:val="clear" w:color="auto" w:fill="auto"/>
                <w:noWrap/>
                <w:vAlign w:val="center"/>
                <w:hideMark/>
              </w:tcPr>
            </w:tcPrChange>
          </w:tcPr>
          <w:p w14:paraId="1C2D31A9" w14:textId="77777777" w:rsidR="0080672F" w:rsidRPr="0080672F" w:rsidRDefault="0080672F" w:rsidP="0080672F">
            <w:pPr>
              <w:spacing w:line="240" w:lineRule="auto"/>
              <w:contextualSpacing w:val="0"/>
              <w:jc w:val="center"/>
              <w:rPr>
                <w:ins w:id="1633" w:author="Silver, Ian" w:date="2026-02-16T11:31:00Z" w16du:dateUtc="2026-02-16T16:31:00Z"/>
                <w:rFonts w:eastAsia="Times New Roman" w:cs="Times New Roman"/>
                <w:color w:val="000000"/>
                <w:sz w:val="22"/>
                <w:szCs w:val="22"/>
              </w:rPr>
            </w:pPr>
            <w:ins w:id="1634" w:author="Silver, Ian" w:date="2026-02-16T11:31:00Z" w16du:dateUtc="2026-02-16T16:31:00Z">
              <w:r w:rsidRPr="0080672F">
                <w:rPr>
                  <w:rFonts w:eastAsia="Times New Roman" w:cs="Times New Roman"/>
                  <w:color w:val="000000"/>
                  <w:sz w:val="22"/>
                  <w:szCs w:val="22"/>
                </w:rPr>
                <w:t>8,240</w:t>
              </w:r>
            </w:ins>
          </w:p>
        </w:tc>
      </w:tr>
      <w:bookmarkEnd w:id="893"/>
    </w:tbl>
    <w:p w14:paraId="3FE995EC" w14:textId="77777777" w:rsidR="0080672F" w:rsidRDefault="0080672F" w:rsidP="0080672F">
      <w:pPr>
        <w:spacing w:line="240" w:lineRule="auto"/>
        <w:contextualSpacing w:val="0"/>
        <w:rPr>
          <w:ins w:id="1635" w:author="Silver, Ian" w:date="2026-02-16T11:31:00Z" w16du:dateUtc="2026-02-16T16:31:00Z"/>
          <w:rFonts w:eastAsia="MS Mincho" w:cs="Arial"/>
          <w:bCs/>
        </w:rPr>
      </w:pPr>
    </w:p>
    <w:p w14:paraId="1DE32C7F" w14:textId="77777777" w:rsidR="0080672F" w:rsidRDefault="0080672F" w:rsidP="0080672F">
      <w:pPr>
        <w:spacing w:line="240" w:lineRule="auto"/>
        <w:contextualSpacing w:val="0"/>
        <w:rPr>
          <w:ins w:id="1636" w:author="Silver, Ian" w:date="2026-02-16T11:31:00Z" w16du:dateUtc="2026-02-16T16:31:00Z"/>
          <w:rFonts w:eastAsia="MS Mincho" w:cs="Arial"/>
          <w:bCs/>
        </w:rPr>
      </w:pPr>
    </w:p>
    <w:p w14:paraId="360F1581" w14:textId="77777777" w:rsidR="0080672F" w:rsidRDefault="0080672F">
      <w:pPr>
        <w:spacing w:line="240" w:lineRule="auto"/>
        <w:contextualSpacing w:val="0"/>
        <w:rPr>
          <w:ins w:id="1637" w:author="Silver, Ian" w:date="2026-02-16T11:30:00Z" w16du:dateUtc="2026-02-16T16:30:00Z"/>
          <w:rFonts w:eastAsia="MS Mincho" w:cs="Arial"/>
          <w:bCs/>
        </w:rPr>
        <w:pPrChange w:id="1638" w:author="Silver, Ian" w:date="2026-02-16T11:31:00Z" w16du:dateUtc="2026-02-16T16:31:00Z">
          <w:pPr>
            <w:spacing w:line="240" w:lineRule="auto"/>
            <w:contextualSpacing w:val="0"/>
            <w:jc w:val="center"/>
          </w:pPr>
        </w:pPrChange>
      </w:pPr>
    </w:p>
    <w:p w14:paraId="752A3C99" w14:textId="77777777" w:rsidR="0080672F" w:rsidRDefault="0080672F" w:rsidP="0040536D">
      <w:pPr>
        <w:spacing w:line="240" w:lineRule="auto"/>
        <w:contextualSpacing w:val="0"/>
        <w:jc w:val="center"/>
        <w:rPr>
          <w:ins w:id="1639" w:author="Silver, Ian" w:date="2026-02-16T11:30:00Z" w16du:dateUtc="2026-02-16T16:30:00Z"/>
          <w:rFonts w:eastAsia="MS Mincho" w:cs="Arial"/>
          <w:bCs/>
        </w:rPr>
      </w:pPr>
    </w:p>
    <w:p w14:paraId="4777B832" w14:textId="77777777" w:rsidR="0080672F" w:rsidRPr="006F6E3D" w:rsidRDefault="0080672F" w:rsidP="0040536D">
      <w:pPr>
        <w:spacing w:line="240" w:lineRule="auto"/>
        <w:contextualSpacing w:val="0"/>
        <w:jc w:val="center"/>
        <w:rPr>
          <w:rFonts w:eastAsia="MS Mincho" w:cs="Arial"/>
          <w:bCs/>
        </w:rPr>
      </w:pPr>
    </w:p>
    <w:bookmarkEnd w:id="335"/>
    <w:p w14:paraId="6D13563F" w14:textId="77777777" w:rsidR="006F6E3D" w:rsidRDefault="006F6E3D" w:rsidP="00E9723A">
      <w:pPr>
        <w:spacing w:line="240" w:lineRule="auto"/>
        <w:contextualSpacing w:val="0"/>
        <w:rPr>
          <w:rFonts w:eastAsia="Aptos" w:cs="Times New Roman"/>
          <w:kern w:val="2"/>
          <w14:ligatures w14:val="standardContextual"/>
        </w:rPr>
        <w:sectPr w:rsidR="006F6E3D" w:rsidSect="00D32BF4">
          <w:footerReference w:type="default" r:id="rId36"/>
          <w:pgSz w:w="12240" w:h="15840"/>
          <w:pgMar w:top="1440" w:right="1440" w:bottom="1440" w:left="1440" w:header="720" w:footer="720" w:gutter="0"/>
          <w:cols w:space="720"/>
          <w:docGrid w:linePitch="360"/>
        </w:sectPr>
      </w:pPr>
    </w:p>
    <w:p w14:paraId="34E64C0B" w14:textId="77777777" w:rsidR="00E9723A" w:rsidRDefault="00E9723A" w:rsidP="00E9723A">
      <w:pPr>
        <w:spacing w:line="240" w:lineRule="auto"/>
        <w:contextualSpacing w:val="0"/>
        <w:rPr>
          <w:ins w:id="1640" w:author="Silver, Ian" w:date="2026-02-16T11:37:00Z" w16du:dateUtc="2026-02-16T16:37:00Z"/>
          <w:rFonts w:eastAsia="Aptos" w:cs="Times New Roman"/>
          <w:kern w:val="2"/>
          <w14:ligatures w14:val="standardContextual"/>
        </w:rPr>
      </w:pPr>
    </w:p>
    <w:tbl>
      <w:tblPr>
        <w:tblW w:w="5000" w:type="pct"/>
        <w:tblLayout w:type="fixed"/>
        <w:tblCellMar>
          <w:left w:w="0" w:type="dxa"/>
          <w:right w:w="0" w:type="dxa"/>
        </w:tblCellMar>
        <w:tblLook w:val="04A0" w:firstRow="1" w:lastRow="0" w:firstColumn="1" w:lastColumn="0" w:noHBand="0" w:noVBand="1"/>
        <w:tblPrChange w:id="1641" w:author="Silver, Ian" w:date="2026-02-18T10:57:00Z" w16du:dateUtc="2026-02-18T15:57:00Z">
          <w:tblPr>
            <w:tblW w:w="5000" w:type="pct"/>
            <w:tblCellMar>
              <w:left w:w="0" w:type="dxa"/>
              <w:right w:w="0" w:type="dxa"/>
            </w:tblCellMar>
            <w:tblLook w:val="04A0" w:firstRow="1" w:lastRow="0" w:firstColumn="1" w:lastColumn="0" w:noHBand="0" w:noVBand="1"/>
          </w:tblPr>
        </w:tblPrChange>
      </w:tblPr>
      <w:tblGrid>
        <w:gridCol w:w="4208"/>
        <w:gridCol w:w="751"/>
        <w:gridCol w:w="550"/>
        <w:gridCol w:w="850"/>
        <w:gridCol w:w="850"/>
        <w:gridCol w:w="650"/>
        <w:gridCol w:w="784"/>
        <w:gridCol w:w="717"/>
        <w:tblGridChange w:id="1642">
          <w:tblGrid>
            <w:gridCol w:w="4208"/>
            <w:gridCol w:w="751"/>
            <w:gridCol w:w="550"/>
            <w:gridCol w:w="850"/>
            <w:gridCol w:w="850"/>
            <w:gridCol w:w="650"/>
            <w:gridCol w:w="784"/>
            <w:gridCol w:w="717"/>
          </w:tblGrid>
        </w:tblGridChange>
      </w:tblGrid>
      <w:tr w:rsidR="0080672F" w:rsidRPr="0080672F" w14:paraId="1559AEC9" w14:textId="77777777" w:rsidTr="000F19D2">
        <w:trPr>
          <w:trHeight w:val="20"/>
          <w:trPrChange w:id="1643" w:author="Silver, Ian" w:date="2026-02-18T10:57:00Z" w16du:dateUtc="2026-02-18T15:57:00Z">
            <w:trPr>
              <w:trHeight w:val="20"/>
            </w:trPr>
          </w:trPrChange>
        </w:trPr>
        <w:tc>
          <w:tcPr>
            <w:tcW w:w="5000" w:type="pct"/>
            <w:gridSpan w:val="8"/>
            <w:tcBorders>
              <w:top w:val="nil"/>
              <w:left w:val="nil"/>
              <w:bottom w:val="single" w:sz="8" w:space="0" w:color="auto"/>
              <w:right w:val="nil"/>
            </w:tcBorders>
            <w:shd w:val="clear" w:color="auto" w:fill="auto"/>
            <w:noWrap/>
            <w:vAlign w:val="center"/>
            <w:hideMark/>
            <w:tcPrChange w:id="1644" w:author="Silver, Ian" w:date="2026-02-18T10:57:00Z" w16du:dateUtc="2026-02-18T15:57:00Z">
              <w:tcPr>
                <w:tcW w:w="5000" w:type="pct"/>
                <w:gridSpan w:val="8"/>
                <w:tcBorders>
                  <w:top w:val="nil"/>
                  <w:left w:val="nil"/>
                  <w:bottom w:val="single" w:sz="8" w:space="0" w:color="auto"/>
                  <w:right w:val="nil"/>
                </w:tcBorders>
                <w:shd w:val="clear" w:color="auto" w:fill="auto"/>
                <w:noWrap/>
                <w:vAlign w:val="center"/>
                <w:hideMark/>
              </w:tcPr>
            </w:tcPrChange>
          </w:tcPr>
          <w:p w14:paraId="3DCA4F86" w14:textId="77777777" w:rsidR="0080672F" w:rsidRPr="0080672F" w:rsidRDefault="0080672F" w:rsidP="0080672F">
            <w:pPr>
              <w:spacing w:line="240" w:lineRule="auto"/>
              <w:contextualSpacing w:val="0"/>
              <w:rPr>
                <w:rFonts w:eastAsia="Times New Roman" w:cs="Times New Roman"/>
                <w:b/>
                <w:bCs/>
                <w:color w:val="000000"/>
                <w:sz w:val="20"/>
                <w:szCs w:val="20"/>
              </w:rPr>
            </w:pPr>
            <w:r w:rsidRPr="0080672F">
              <w:rPr>
                <w:rFonts w:eastAsia="Times New Roman" w:cs="Times New Roman"/>
                <w:b/>
                <w:bCs/>
                <w:color w:val="000000"/>
                <w:sz w:val="20"/>
                <w:szCs w:val="20"/>
              </w:rPr>
              <w:t>Table 2: Bayesian Lagged Random Intercept Model Predicting No Insurance in the Subsequent Wave.</w:t>
            </w:r>
          </w:p>
        </w:tc>
      </w:tr>
      <w:tr w:rsidR="0080672F" w:rsidRPr="0080672F" w14:paraId="6B7FBF16" w14:textId="77777777" w:rsidTr="000F19D2">
        <w:trPr>
          <w:trHeight w:val="20"/>
          <w:trPrChange w:id="1645"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bottom"/>
            <w:hideMark/>
            <w:tcPrChange w:id="1646" w:author="Silver, Ian" w:date="2026-02-18T10:57:00Z" w16du:dateUtc="2026-02-18T15:57:00Z">
              <w:tcPr>
                <w:tcW w:w="2248" w:type="pct"/>
                <w:tcBorders>
                  <w:top w:val="nil"/>
                  <w:left w:val="nil"/>
                  <w:bottom w:val="nil"/>
                  <w:right w:val="nil"/>
                </w:tcBorders>
                <w:shd w:val="clear" w:color="auto" w:fill="auto"/>
                <w:noWrap/>
                <w:vAlign w:val="bottom"/>
                <w:hideMark/>
              </w:tcPr>
            </w:tcPrChange>
          </w:tcPr>
          <w:p w14:paraId="2C930619" w14:textId="77777777" w:rsidR="0080672F" w:rsidRPr="0080672F" w:rsidRDefault="0080672F" w:rsidP="0080672F">
            <w:pPr>
              <w:spacing w:line="240" w:lineRule="auto"/>
              <w:contextualSpacing w:val="0"/>
              <w:rPr>
                <w:rFonts w:eastAsia="Times New Roman" w:cs="Times New Roman"/>
                <w:b/>
                <w:bCs/>
                <w:color w:val="000000"/>
                <w:sz w:val="20"/>
                <w:szCs w:val="20"/>
              </w:rPr>
            </w:pPr>
          </w:p>
        </w:tc>
        <w:tc>
          <w:tcPr>
            <w:tcW w:w="2752" w:type="pct"/>
            <w:gridSpan w:val="7"/>
            <w:tcBorders>
              <w:top w:val="single" w:sz="8" w:space="0" w:color="auto"/>
              <w:left w:val="nil"/>
              <w:bottom w:val="single" w:sz="8" w:space="0" w:color="auto"/>
              <w:right w:val="nil"/>
            </w:tcBorders>
            <w:shd w:val="clear" w:color="auto" w:fill="auto"/>
            <w:noWrap/>
            <w:vAlign w:val="center"/>
            <w:hideMark/>
            <w:tcPrChange w:id="1647" w:author="Silver, Ian" w:date="2026-02-18T10:57:00Z" w16du:dateUtc="2026-02-18T15:57:00Z">
              <w:tcPr>
                <w:tcW w:w="2752" w:type="pct"/>
                <w:gridSpan w:val="7"/>
                <w:tcBorders>
                  <w:top w:val="single" w:sz="8" w:space="0" w:color="auto"/>
                  <w:left w:val="nil"/>
                  <w:bottom w:val="single" w:sz="8" w:space="0" w:color="auto"/>
                  <w:right w:val="nil"/>
                </w:tcBorders>
                <w:shd w:val="clear" w:color="auto" w:fill="auto"/>
                <w:noWrap/>
                <w:vAlign w:val="center"/>
                <w:hideMark/>
              </w:tcPr>
            </w:tcPrChange>
          </w:tcPr>
          <w:p w14:paraId="1F5DC5F3" w14:textId="77777777" w:rsidR="0080672F" w:rsidRPr="0080672F" w:rsidRDefault="0080672F" w:rsidP="0080672F">
            <w:pPr>
              <w:spacing w:line="240" w:lineRule="auto"/>
              <w:contextualSpacing w:val="0"/>
              <w:jc w:val="center"/>
              <w:rPr>
                <w:rFonts w:eastAsia="Times New Roman" w:cs="Times New Roman"/>
                <w:color w:val="000000"/>
                <w:sz w:val="20"/>
                <w:szCs w:val="20"/>
              </w:rPr>
            </w:pPr>
            <w:r w:rsidRPr="0080672F">
              <w:rPr>
                <w:rFonts w:eastAsia="Times New Roman" w:cs="Times New Roman"/>
                <w:color w:val="000000"/>
                <w:sz w:val="20"/>
                <w:szCs w:val="20"/>
              </w:rPr>
              <w:t>DV: No Insurance (2003-2021)</w:t>
            </w:r>
          </w:p>
        </w:tc>
      </w:tr>
      <w:tr w:rsidR="0080672F" w:rsidRPr="0080672F" w14:paraId="1070608F" w14:textId="77777777" w:rsidTr="000F19D2">
        <w:trPr>
          <w:trHeight w:val="20"/>
          <w:trPrChange w:id="1648" w:author="Silver, Ian" w:date="2026-02-18T10:57:00Z" w16du:dateUtc="2026-02-18T15:57:00Z">
            <w:trPr>
              <w:trHeight w:val="20"/>
            </w:trPr>
          </w:trPrChange>
        </w:trPr>
        <w:tc>
          <w:tcPr>
            <w:tcW w:w="2248" w:type="pct"/>
            <w:vMerge w:val="restart"/>
            <w:tcBorders>
              <w:top w:val="nil"/>
              <w:left w:val="nil"/>
              <w:bottom w:val="nil"/>
              <w:right w:val="nil"/>
            </w:tcBorders>
            <w:shd w:val="clear" w:color="auto" w:fill="auto"/>
            <w:noWrap/>
            <w:vAlign w:val="bottom"/>
            <w:hideMark/>
            <w:tcPrChange w:id="1649" w:author="Silver, Ian" w:date="2026-02-18T10:57:00Z" w16du:dateUtc="2026-02-18T15:57:00Z">
              <w:tcPr>
                <w:tcW w:w="2248" w:type="pct"/>
                <w:vMerge w:val="restart"/>
                <w:tcBorders>
                  <w:top w:val="nil"/>
                  <w:left w:val="nil"/>
                  <w:bottom w:val="nil"/>
                  <w:right w:val="nil"/>
                </w:tcBorders>
                <w:shd w:val="clear" w:color="auto" w:fill="auto"/>
                <w:noWrap/>
                <w:vAlign w:val="bottom"/>
                <w:hideMark/>
              </w:tcPr>
            </w:tcPrChange>
          </w:tcPr>
          <w:p w14:paraId="1ED29798" w14:textId="77777777" w:rsidR="0080672F" w:rsidRPr="0080672F" w:rsidRDefault="0080672F" w:rsidP="0080672F">
            <w:pPr>
              <w:spacing w:line="240" w:lineRule="auto"/>
              <w:contextualSpacing w:val="0"/>
              <w:jc w:val="center"/>
              <w:rPr>
                <w:rFonts w:eastAsia="Times New Roman" w:cs="Times New Roman"/>
                <w:color w:val="000000"/>
                <w:sz w:val="20"/>
                <w:szCs w:val="20"/>
              </w:rPr>
            </w:pPr>
          </w:p>
        </w:tc>
        <w:tc>
          <w:tcPr>
            <w:tcW w:w="401" w:type="pct"/>
            <w:vMerge w:val="restart"/>
            <w:tcBorders>
              <w:top w:val="nil"/>
              <w:left w:val="nil"/>
              <w:bottom w:val="single" w:sz="8" w:space="0" w:color="000000"/>
              <w:right w:val="nil"/>
            </w:tcBorders>
            <w:shd w:val="clear" w:color="auto" w:fill="auto"/>
            <w:noWrap/>
            <w:vAlign w:val="center"/>
            <w:hideMark/>
            <w:tcPrChange w:id="1650" w:author="Silver, Ian" w:date="2026-02-18T10:57:00Z" w16du:dateUtc="2026-02-18T15:57:00Z">
              <w:tcPr>
                <w:tcW w:w="401" w:type="pct"/>
                <w:vMerge w:val="restart"/>
                <w:tcBorders>
                  <w:top w:val="nil"/>
                  <w:left w:val="nil"/>
                  <w:bottom w:val="single" w:sz="8" w:space="0" w:color="000000"/>
                  <w:right w:val="nil"/>
                </w:tcBorders>
                <w:shd w:val="clear" w:color="auto" w:fill="auto"/>
                <w:noWrap/>
                <w:vAlign w:val="center"/>
                <w:hideMark/>
              </w:tcPr>
            </w:tcPrChange>
          </w:tcPr>
          <w:p w14:paraId="100E6B94" w14:textId="77777777" w:rsidR="0080672F" w:rsidRPr="0080672F" w:rsidRDefault="0080672F" w:rsidP="0080672F">
            <w:pPr>
              <w:spacing w:line="240" w:lineRule="auto"/>
              <w:contextualSpacing w:val="0"/>
              <w:jc w:val="center"/>
              <w:rPr>
                <w:rFonts w:eastAsia="Times New Roman" w:cs="Times New Roman"/>
                <w:color w:val="000000"/>
                <w:sz w:val="20"/>
                <w:szCs w:val="20"/>
              </w:rPr>
            </w:pPr>
            <w:r w:rsidRPr="0080672F">
              <w:rPr>
                <w:rFonts w:eastAsia="Times New Roman" w:cs="Times New Roman"/>
                <w:color w:val="000000"/>
                <w:sz w:val="20"/>
                <w:szCs w:val="20"/>
              </w:rPr>
              <w:t>OR</w:t>
            </w:r>
          </w:p>
        </w:tc>
        <w:tc>
          <w:tcPr>
            <w:tcW w:w="294" w:type="pct"/>
            <w:vMerge w:val="restart"/>
            <w:tcBorders>
              <w:top w:val="nil"/>
              <w:left w:val="nil"/>
              <w:bottom w:val="single" w:sz="8" w:space="0" w:color="000000"/>
              <w:right w:val="nil"/>
            </w:tcBorders>
            <w:shd w:val="clear" w:color="auto" w:fill="auto"/>
            <w:noWrap/>
            <w:vAlign w:val="center"/>
            <w:hideMark/>
            <w:tcPrChange w:id="1651" w:author="Silver, Ian" w:date="2026-02-18T10:57:00Z" w16du:dateUtc="2026-02-18T15:57:00Z">
              <w:tcPr>
                <w:tcW w:w="294" w:type="pct"/>
                <w:vMerge w:val="restart"/>
                <w:tcBorders>
                  <w:top w:val="nil"/>
                  <w:left w:val="nil"/>
                  <w:bottom w:val="single" w:sz="8" w:space="0" w:color="000000"/>
                  <w:right w:val="nil"/>
                </w:tcBorders>
                <w:shd w:val="clear" w:color="auto" w:fill="auto"/>
                <w:noWrap/>
                <w:vAlign w:val="center"/>
                <w:hideMark/>
              </w:tcPr>
            </w:tcPrChange>
          </w:tcPr>
          <w:p w14:paraId="1441B993" w14:textId="77777777" w:rsidR="0080672F" w:rsidRPr="0080672F" w:rsidRDefault="0080672F" w:rsidP="0080672F">
            <w:pPr>
              <w:spacing w:line="240" w:lineRule="auto"/>
              <w:contextualSpacing w:val="0"/>
              <w:jc w:val="center"/>
              <w:rPr>
                <w:rFonts w:eastAsia="Times New Roman" w:cs="Times New Roman"/>
                <w:color w:val="000000"/>
                <w:sz w:val="20"/>
                <w:szCs w:val="20"/>
              </w:rPr>
            </w:pPr>
            <w:r w:rsidRPr="0080672F">
              <w:rPr>
                <w:rFonts w:eastAsia="Times New Roman" w:cs="Times New Roman"/>
                <w:color w:val="000000"/>
                <w:sz w:val="20"/>
                <w:szCs w:val="20"/>
              </w:rPr>
              <w:t>SE</w:t>
            </w:r>
          </w:p>
        </w:tc>
        <w:tc>
          <w:tcPr>
            <w:tcW w:w="454" w:type="pct"/>
            <w:tcBorders>
              <w:top w:val="nil"/>
              <w:left w:val="nil"/>
              <w:bottom w:val="nil"/>
              <w:right w:val="nil"/>
            </w:tcBorders>
            <w:shd w:val="clear" w:color="auto" w:fill="auto"/>
            <w:noWrap/>
            <w:vAlign w:val="center"/>
            <w:hideMark/>
            <w:tcPrChange w:id="1652" w:author="Silver, Ian" w:date="2026-02-18T10:57:00Z" w16du:dateUtc="2026-02-18T15:57:00Z">
              <w:tcPr>
                <w:tcW w:w="454" w:type="pct"/>
                <w:tcBorders>
                  <w:top w:val="nil"/>
                  <w:left w:val="nil"/>
                  <w:bottom w:val="nil"/>
                  <w:right w:val="nil"/>
                </w:tcBorders>
                <w:shd w:val="clear" w:color="auto" w:fill="auto"/>
                <w:noWrap/>
                <w:vAlign w:val="center"/>
                <w:hideMark/>
              </w:tcPr>
            </w:tcPrChange>
          </w:tcPr>
          <w:p w14:paraId="387907B5" w14:textId="77777777" w:rsidR="0080672F" w:rsidRPr="0080672F" w:rsidRDefault="0080672F" w:rsidP="0080672F">
            <w:pPr>
              <w:spacing w:line="240" w:lineRule="auto"/>
              <w:contextualSpacing w:val="0"/>
              <w:jc w:val="center"/>
              <w:rPr>
                <w:rFonts w:eastAsia="Times New Roman" w:cs="Times New Roman"/>
                <w:color w:val="000000"/>
                <w:sz w:val="20"/>
                <w:szCs w:val="20"/>
              </w:rPr>
            </w:pPr>
            <w:r w:rsidRPr="0080672F">
              <w:rPr>
                <w:rFonts w:eastAsia="Times New Roman" w:cs="Times New Roman"/>
                <w:color w:val="000000"/>
                <w:sz w:val="20"/>
                <w:szCs w:val="20"/>
              </w:rPr>
              <w:t xml:space="preserve">OR </w:t>
            </w:r>
          </w:p>
        </w:tc>
        <w:tc>
          <w:tcPr>
            <w:tcW w:w="454" w:type="pct"/>
            <w:tcBorders>
              <w:top w:val="nil"/>
              <w:left w:val="nil"/>
              <w:bottom w:val="nil"/>
              <w:right w:val="nil"/>
            </w:tcBorders>
            <w:shd w:val="clear" w:color="auto" w:fill="auto"/>
            <w:noWrap/>
            <w:vAlign w:val="center"/>
            <w:hideMark/>
            <w:tcPrChange w:id="1653" w:author="Silver, Ian" w:date="2026-02-18T10:57:00Z" w16du:dateUtc="2026-02-18T15:57:00Z">
              <w:tcPr>
                <w:tcW w:w="454" w:type="pct"/>
                <w:tcBorders>
                  <w:top w:val="nil"/>
                  <w:left w:val="nil"/>
                  <w:bottom w:val="nil"/>
                  <w:right w:val="nil"/>
                </w:tcBorders>
                <w:shd w:val="clear" w:color="auto" w:fill="auto"/>
                <w:noWrap/>
                <w:vAlign w:val="center"/>
                <w:hideMark/>
              </w:tcPr>
            </w:tcPrChange>
          </w:tcPr>
          <w:p w14:paraId="1629734A" w14:textId="77777777" w:rsidR="0080672F" w:rsidRPr="0080672F" w:rsidRDefault="0080672F" w:rsidP="0080672F">
            <w:pPr>
              <w:spacing w:line="240" w:lineRule="auto"/>
              <w:contextualSpacing w:val="0"/>
              <w:jc w:val="center"/>
              <w:rPr>
                <w:rFonts w:eastAsia="Times New Roman" w:cs="Times New Roman"/>
                <w:color w:val="000000"/>
                <w:sz w:val="20"/>
                <w:szCs w:val="20"/>
              </w:rPr>
            </w:pPr>
            <w:r w:rsidRPr="0080672F">
              <w:rPr>
                <w:rFonts w:eastAsia="Times New Roman" w:cs="Times New Roman"/>
                <w:color w:val="000000"/>
                <w:sz w:val="20"/>
                <w:szCs w:val="20"/>
              </w:rPr>
              <w:t>OR</w:t>
            </w:r>
          </w:p>
        </w:tc>
        <w:tc>
          <w:tcPr>
            <w:tcW w:w="347" w:type="pct"/>
            <w:vMerge w:val="restart"/>
            <w:tcBorders>
              <w:top w:val="nil"/>
              <w:left w:val="nil"/>
              <w:bottom w:val="single" w:sz="8" w:space="0" w:color="000000"/>
              <w:right w:val="nil"/>
            </w:tcBorders>
            <w:shd w:val="clear" w:color="auto" w:fill="auto"/>
            <w:noWrap/>
            <w:vAlign w:val="center"/>
            <w:hideMark/>
            <w:tcPrChange w:id="1654" w:author="Silver, Ian" w:date="2026-02-18T10:57:00Z" w16du:dateUtc="2026-02-18T15:57:00Z">
              <w:tcPr>
                <w:tcW w:w="347" w:type="pct"/>
                <w:vMerge w:val="restart"/>
                <w:tcBorders>
                  <w:top w:val="nil"/>
                  <w:left w:val="nil"/>
                  <w:bottom w:val="single" w:sz="8" w:space="0" w:color="000000"/>
                  <w:right w:val="nil"/>
                </w:tcBorders>
                <w:shd w:val="clear" w:color="auto" w:fill="auto"/>
                <w:noWrap/>
                <w:vAlign w:val="center"/>
                <w:hideMark/>
              </w:tcPr>
            </w:tcPrChange>
          </w:tcPr>
          <w:p w14:paraId="4F388AC4" w14:textId="77777777" w:rsidR="0080672F" w:rsidRPr="0080672F" w:rsidRDefault="0080672F" w:rsidP="0080672F">
            <w:pPr>
              <w:spacing w:line="240" w:lineRule="auto"/>
              <w:contextualSpacing w:val="0"/>
              <w:jc w:val="center"/>
              <w:rPr>
                <w:rFonts w:eastAsia="Times New Roman" w:cs="Times New Roman"/>
                <w:color w:val="000000"/>
                <w:sz w:val="20"/>
                <w:szCs w:val="20"/>
              </w:rPr>
            </w:pPr>
            <w:proofErr w:type="spellStart"/>
            <w:r w:rsidRPr="0080672F">
              <w:rPr>
                <w:rFonts w:eastAsia="Times New Roman" w:cs="Times New Roman"/>
                <w:color w:val="000000"/>
                <w:sz w:val="20"/>
                <w:szCs w:val="20"/>
              </w:rPr>
              <w:t>Rhat</w:t>
            </w:r>
            <w:proofErr w:type="spellEnd"/>
          </w:p>
        </w:tc>
        <w:tc>
          <w:tcPr>
            <w:tcW w:w="419" w:type="pct"/>
            <w:vMerge w:val="restart"/>
            <w:tcBorders>
              <w:top w:val="nil"/>
              <w:left w:val="nil"/>
              <w:bottom w:val="single" w:sz="8" w:space="0" w:color="000000"/>
              <w:right w:val="nil"/>
            </w:tcBorders>
            <w:shd w:val="clear" w:color="auto" w:fill="auto"/>
            <w:noWrap/>
            <w:vAlign w:val="center"/>
            <w:hideMark/>
            <w:tcPrChange w:id="1655" w:author="Silver, Ian" w:date="2026-02-18T10:57:00Z" w16du:dateUtc="2026-02-18T15:57:00Z">
              <w:tcPr>
                <w:tcW w:w="419" w:type="pct"/>
                <w:vMerge w:val="restart"/>
                <w:tcBorders>
                  <w:top w:val="nil"/>
                  <w:left w:val="nil"/>
                  <w:bottom w:val="single" w:sz="8" w:space="0" w:color="000000"/>
                  <w:right w:val="nil"/>
                </w:tcBorders>
                <w:shd w:val="clear" w:color="auto" w:fill="auto"/>
                <w:noWrap/>
                <w:vAlign w:val="center"/>
                <w:hideMark/>
              </w:tcPr>
            </w:tcPrChange>
          </w:tcPr>
          <w:p w14:paraId="47305379" w14:textId="77777777" w:rsidR="0080672F" w:rsidRPr="0080672F" w:rsidRDefault="0080672F" w:rsidP="0080672F">
            <w:pPr>
              <w:spacing w:line="240" w:lineRule="auto"/>
              <w:contextualSpacing w:val="0"/>
              <w:jc w:val="center"/>
              <w:rPr>
                <w:rFonts w:eastAsia="Times New Roman" w:cs="Times New Roman"/>
                <w:color w:val="000000"/>
                <w:sz w:val="20"/>
                <w:szCs w:val="20"/>
              </w:rPr>
            </w:pPr>
            <w:r w:rsidRPr="0080672F">
              <w:rPr>
                <w:rFonts w:eastAsia="Times New Roman" w:cs="Times New Roman"/>
                <w:color w:val="000000"/>
                <w:sz w:val="20"/>
                <w:szCs w:val="20"/>
              </w:rPr>
              <w:t>Bulk ESS</w:t>
            </w:r>
          </w:p>
        </w:tc>
        <w:tc>
          <w:tcPr>
            <w:tcW w:w="383" w:type="pct"/>
            <w:vMerge w:val="restart"/>
            <w:tcBorders>
              <w:top w:val="nil"/>
              <w:left w:val="nil"/>
              <w:bottom w:val="single" w:sz="8" w:space="0" w:color="000000"/>
              <w:right w:val="nil"/>
            </w:tcBorders>
            <w:shd w:val="clear" w:color="auto" w:fill="auto"/>
            <w:noWrap/>
            <w:vAlign w:val="center"/>
            <w:hideMark/>
            <w:tcPrChange w:id="1656" w:author="Silver, Ian" w:date="2026-02-18T10:57:00Z" w16du:dateUtc="2026-02-18T15:57:00Z">
              <w:tcPr>
                <w:tcW w:w="383" w:type="pct"/>
                <w:vMerge w:val="restart"/>
                <w:tcBorders>
                  <w:top w:val="nil"/>
                  <w:left w:val="nil"/>
                  <w:bottom w:val="single" w:sz="8" w:space="0" w:color="000000"/>
                  <w:right w:val="nil"/>
                </w:tcBorders>
                <w:shd w:val="clear" w:color="auto" w:fill="auto"/>
                <w:noWrap/>
                <w:vAlign w:val="center"/>
                <w:hideMark/>
              </w:tcPr>
            </w:tcPrChange>
          </w:tcPr>
          <w:p w14:paraId="23FF33BB" w14:textId="77777777" w:rsidR="0080672F" w:rsidRPr="0080672F" w:rsidRDefault="0080672F" w:rsidP="0080672F">
            <w:pPr>
              <w:spacing w:line="240" w:lineRule="auto"/>
              <w:contextualSpacing w:val="0"/>
              <w:jc w:val="center"/>
              <w:rPr>
                <w:rFonts w:eastAsia="Times New Roman" w:cs="Times New Roman"/>
                <w:color w:val="000000"/>
                <w:sz w:val="20"/>
                <w:szCs w:val="20"/>
              </w:rPr>
            </w:pPr>
            <w:r w:rsidRPr="0080672F">
              <w:rPr>
                <w:rFonts w:eastAsia="Times New Roman" w:cs="Times New Roman"/>
                <w:color w:val="000000"/>
                <w:sz w:val="20"/>
                <w:szCs w:val="20"/>
              </w:rPr>
              <w:t>Tail ESS</w:t>
            </w:r>
          </w:p>
        </w:tc>
      </w:tr>
      <w:tr w:rsidR="0080672F" w:rsidRPr="0080672F" w14:paraId="6A111819" w14:textId="77777777" w:rsidTr="000F19D2">
        <w:trPr>
          <w:trHeight w:val="20"/>
          <w:trPrChange w:id="1657" w:author="Silver, Ian" w:date="2026-02-18T10:57:00Z" w16du:dateUtc="2026-02-18T15:57:00Z">
            <w:trPr>
              <w:trHeight w:val="20"/>
            </w:trPr>
          </w:trPrChange>
        </w:trPr>
        <w:tc>
          <w:tcPr>
            <w:tcW w:w="2248" w:type="pct"/>
            <w:vMerge/>
            <w:tcBorders>
              <w:top w:val="nil"/>
              <w:left w:val="nil"/>
              <w:bottom w:val="nil"/>
              <w:right w:val="nil"/>
            </w:tcBorders>
            <w:vAlign w:val="center"/>
            <w:hideMark/>
            <w:tcPrChange w:id="1658" w:author="Silver, Ian" w:date="2026-02-18T10:57:00Z" w16du:dateUtc="2026-02-18T15:57:00Z">
              <w:tcPr>
                <w:tcW w:w="2248" w:type="pct"/>
                <w:vMerge/>
                <w:tcBorders>
                  <w:top w:val="nil"/>
                  <w:left w:val="nil"/>
                  <w:bottom w:val="nil"/>
                  <w:right w:val="nil"/>
                </w:tcBorders>
                <w:vAlign w:val="center"/>
                <w:hideMark/>
              </w:tcPr>
            </w:tcPrChange>
          </w:tcPr>
          <w:p w14:paraId="4234F656" w14:textId="77777777" w:rsidR="0080672F" w:rsidRPr="0080672F" w:rsidRDefault="0080672F" w:rsidP="0080672F">
            <w:pPr>
              <w:spacing w:line="240" w:lineRule="auto"/>
              <w:contextualSpacing w:val="0"/>
              <w:rPr>
                <w:rFonts w:eastAsia="Times New Roman" w:cs="Times New Roman"/>
                <w:color w:val="000000"/>
                <w:sz w:val="20"/>
                <w:szCs w:val="20"/>
              </w:rPr>
            </w:pPr>
          </w:p>
        </w:tc>
        <w:tc>
          <w:tcPr>
            <w:tcW w:w="401" w:type="pct"/>
            <w:vMerge/>
            <w:tcBorders>
              <w:top w:val="nil"/>
              <w:left w:val="nil"/>
              <w:bottom w:val="single" w:sz="8" w:space="0" w:color="000000"/>
              <w:right w:val="nil"/>
            </w:tcBorders>
            <w:vAlign w:val="center"/>
            <w:hideMark/>
            <w:tcPrChange w:id="1659" w:author="Silver, Ian" w:date="2026-02-18T10:57:00Z" w16du:dateUtc="2026-02-18T15:57:00Z">
              <w:tcPr>
                <w:tcW w:w="401" w:type="pct"/>
                <w:vMerge/>
                <w:tcBorders>
                  <w:top w:val="nil"/>
                  <w:left w:val="nil"/>
                  <w:bottom w:val="single" w:sz="8" w:space="0" w:color="000000"/>
                  <w:right w:val="nil"/>
                </w:tcBorders>
                <w:vAlign w:val="center"/>
                <w:hideMark/>
              </w:tcPr>
            </w:tcPrChange>
          </w:tcPr>
          <w:p w14:paraId="04DB176A" w14:textId="77777777" w:rsidR="0080672F" w:rsidRPr="0080672F" w:rsidRDefault="0080672F" w:rsidP="0080672F">
            <w:pPr>
              <w:spacing w:line="240" w:lineRule="auto"/>
              <w:contextualSpacing w:val="0"/>
              <w:rPr>
                <w:rFonts w:eastAsia="Times New Roman" w:cs="Times New Roman"/>
                <w:color w:val="000000"/>
                <w:sz w:val="20"/>
                <w:szCs w:val="20"/>
              </w:rPr>
            </w:pPr>
          </w:p>
        </w:tc>
        <w:tc>
          <w:tcPr>
            <w:tcW w:w="294" w:type="pct"/>
            <w:vMerge/>
            <w:tcBorders>
              <w:top w:val="nil"/>
              <w:left w:val="nil"/>
              <w:bottom w:val="single" w:sz="8" w:space="0" w:color="000000"/>
              <w:right w:val="nil"/>
            </w:tcBorders>
            <w:vAlign w:val="center"/>
            <w:hideMark/>
            <w:tcPrChange w:id="1660" w:author="Silver, Ian" w:date="2026-02-18T10:57:00Z" w16du:dateUtc="2026-02-18T15:57:00Z">
              <w:tcPr>
                <w:tcW w:w="294" w:type="pct"/>
                <w:vMerge/>
                <w:tcBorders>
                  <w:top w:val="nil"/>
                  <w:left w:val="nil"/>
                  <w:bottom w:val="single" w:sz="8" w:space="0" w:color="000000"/>
                  <w:right w:val="nil"/>
                </w:tcBorders>
                <w:vAlign w:val="center"/>
                <w:hideMark/>
              </w:tcPr>
            </w:tcPrChange>
          </w:tcPr>
          <w:p w14:paraId="641DECA3" w14:textId="77777777" w:rsidR="0080672F" w:rsidRPr="0080672F" w:rsidRDefault="0080672F" w:rsidP="0080672F">
            <w:pPr>
              <w:spacing w:line="240" w:lineRule="auto"/>
              <w:contextualSpacing w:val="0"/>
              <w:rPr>
                <w:rFonts w:eastAsia="Times New Roman" w:cs="Times New Roman"/>
                <w:color w:val="000000"/>
                <w:sz w:val="20"/>
                <w:szCs w:val="20"/>
              </w:rPr>
            </w:pPr>
          </w:p>
        </w:tc>
        <w:tc>
          <w:tcPr>
            <w:tcW w:w="454" w:type="pct"/>
            <w:tcBorders>
              <w:top w:val="nil"/>
              <w:left w:val="nil"/>
              <w:bottom w:val="single" w:sz="8" w:space="0" w:color="auto"/>
              <w:right w:val="nil"/>
            </w:tcBorders>
            <w:shd w:val="clear" w:color="auto" w:fill="auto"/>
            <w:noWrap/>
            <w:vAlign w:val="center"/>
            <w:hideMark/>
            <w:tcPrChange w:id="1661" w:author="Silver, Ian" w:date="2026-02-18T10:57:00Z" w16du:dateUtc="2026-02-18T15:57:00Z">
              <w:tcPr>
                <w:tcW w:w="454" w:type="pct"/>
                <w:tcBorders>
                  <w:top w:val="nil"/>
                  <w:left w:val="nil"/>
                  <w:bottom w:val="single" w:sz="8" w:space="0" w:color="auto"/>
                  <w:right w:val="nil"/>
                </w:tcBorders>
                <w:shd w:val="clear" w:color="auto" w:fill="auto"/>
                <w:noWrap/>
                <w:vAlign w:val="center"/>
                <w:hideMark/>
              </w:tcPr>
            </w:tcPrChange>
          </w:tcPr>
          <w:p w14:paraId="6B0C0CB8" w14:textId="77777777" w:rsidR="0080672F" w:rsidRPr="0080672F" w:rsidRDefault="0080672F" w:rsidP="0080672F">
            <w:pPr>
              <w:spacing w:line="240" w:lineRule="auto"/>
              <w:contextualSpacing w:val="0"/>
              <w:jc w:val="center"/>
              <w:rPr>
                <w:rFonts w:eastAsia="Times New Roman" w:cs="Times New Roman"/>
                <w:color w:val="000000"/>
                <w:sz w:val="20"/>
                <w:szCs w:val="20"/>
              </w:rPr>
            </w:pPr>
            <w:proofErr w:type="spellStart"/>
            <w:r w:rsidRPr="0080672F">
              <w:rPr>
                <w:rFonts w:eastAsia="Times New Roman" w:cs="Times New Roman"/>
                <w:color w:val="000000"/>
                <w:sz w:val="20"/>
                <w:szCs w:val="20"/>
              </w:rPr>
              <w:t>L95</w:t>
            </w:r>
            <w:proofErr w:type="spellEnd"/>
            <w:r w:rsidRPr="0080672F">
              <w:rPr>
                <w:rFonts w:eastAsia="Times New Roman" w:cs="Times New Roman"/>
                <w:color w:val="000000"/>
                <w:sz w:val="20"/>
                <w:szCs w:val="20"/>
              </w:rPr>
              <w:t>% CI</w:t>
            </w:r>
          </w:p>
        </w:tc>
        <w:tc>
          <w:tcPr>
            <w:tcW w:w="454" w:type="pct"/>
            <w:tcBorders>
              <w:top w:val="nil"/>
              <w:left w:val="nil"/>
              <w:bottom w:val="single" w:sz="8" w:space="0" w:color="auto"/>
              <w:right w:val="nil"/>
            </w:tcBorders>
            <w:shd w:val="clear" w:color="auto" w:fill="auto"/>
            <w:noWrap/>
            <w:vAlign w:val="center"/>
            <w:hideMark/>
            <w:tcPrChange w:id="1662" w:author="Silver, Ian" w:date="2026-02-18T10:57:00Z" w16du:dateUtc="2026-02-18T15:57:00Z">
              <w:tcPr>
                <w:tcW w:w="454" w:type="pct"/>
                <w:tcBorders>
                  <w:top w:val="nil"/>
                  <w:left w:val="nil"/>
                  <w:bottom w:val="single" w:sz="8" w:space="0" w:color="auto"/>
                  <w:right w:val="nil"/>
                </w:tcBorders>
                <w:shd w:val="clear" w:color="auto" w:fill="auto"/>
                <w:noWrap/>
                <w:vAlign w:val="center"/>
                <w:hideMark/>
              </w:tcPr>
            </w:tcPrChange>
          </w:tcPr>
          <w:p w14:paraId="4850D113" w14:textId="77777777" w:rsidR="0080672F" w:rsidRPr="0080672F" w:rsidRDefault="0080672F" w:rsidP="0080672F">
            <w:pPr>
              <w:spacing w:line="240" w:lineRule="auto"/>
              <w:contextualSpacing w:val="0"/>
              <w:jc w:val="center"/>
              <w:rPr>
                <w:rFonts w:eastAsia="Times New Roman" w:cs="Times New Roman"/>
                <w:color w:val="000000"/>
                <w:sz w:val="20"/>
                <w:szCs w:val="20"/>
              </w:rPr>
            </w:pPr>
            <w:proofErr w:type="spellStart"/>
            <w:r w:rsidRPr="0080672F">
              <w:rPr>
                <w:rFonts w:eastAsia="Times New Roman" w:cs="Times New Roman"/>
                <w:color w:val="000000"/>
                <w:sz w:val="20"/>
                <w:szCs w:val="20"/>
              </w:rPr>
              <w:t>U95</w:t>
            </w:r>
            <w:proofErr w:type="spellEnd"/>
            <w:r w:rsidRPr="0080672F">
              <w:rPr>
                <w:rFonts w:eastAsia="Times New Roman" w:cs="Times New Roman"/>
                <w:color w:val="000000"/>
                <w:sz w:val="20"/>
                <w:szCs w:val="20"/>
              </w:rPr>
              <w:t>% CI</w:t>
            </w:r>
          </w:p>
        </w:tc>
        <w:tc>
          <w:tcPr>
            <w:tcW w:w="347" w:type="pct"/>
            <w:vMerge/>
            <w:tcBorders>
              <w:top w:val="nil"/>
              <w:left w:val="nil"/>
              <w:bottom w:val="single" w:sz="8" w:space="0" w:color="000000"/>
              <w:right w:val="nil"/>
            </w:tcBorders>
            <w:vAlign w:val="center"/>
            <w:hideMark/>
            <w:tcPrChange w:id="1663" w:author="Silver, Ian" w:date="2026-02-18T10:57:00Z" w16du:dateUtc="2026-02-18T15:57:00Z">
              <w:tcPr>
                <w:tcW w:w="347" w:type="pct"/>
                <w:vMerge/>
                <w:tcBorders>
                  <w:top w:val="nil"/>
                  <w:left w:val="nil"/>
                  <w:bottom w:val="single" w:sz="8" w:space="0" w:color="000000"/>
                  <w:right w:val="nil"/>
                </w:tcBorders>
                <w:vAlign w:val="center"/>
                <w:hideMark/>
              </w:tcPr>
            </w:tcPrChange>
          </w:tcPr>
          <w:p w14:paraId="5F71A4D6" w14:textId="77777777" w:rsidR="0080672F" w:rsidRPr="0080672F" w:rsidRDefault="0080672F" w:rsidP="0080672F">
            <w:pPr>
              <w:spacing w:line="240" w:lineRule="auto"/>
              <w:contextualSpacing w:val="0"/>
              <w:rPr>
                <w:rFonts w:eastAsia="Times New Roman" w:cs="Times New Roman"/>
                <w:color w:val="000000"/>
                <w:sz w:val="20"/>
                <w:szCs w:val="20"/>
              </w:rPr>
            </w:pPr>
          </w:p>
        </w:tc>
        <w:tc>
          <w:tcPr>
            <w:tcW w:w="419" w:type="pct"/>
            <w:vMerge/>
            <w:tcBorders>
              <w:top w:val="nil"/>
              <w:left w:val="nil"/>
              <w:bottom w:val="single" w:sz="8" w:space="0" w:color="000000"/>
              <w:right w:val="nil"/>
            </w:tcBorders>
            <w:vAlign w:val="center"/>
            <w:hideMark/>
            <w:tcPrChange w:id="1664" w:author="Silver, Ian" w:date="2026-02-18T10:57:00Z" w16du:dateUtc="2026-02-18T15:57:00Z">
              <w:tcPr>
                <w:tcW w:w="419" w:type="pct"/>
                <w:vMerge/>
                <w:tcBorders>
                  <w:top w:val="nil"/>
                  <w:left w:val="nil"/>
                  <w:bottom w:val="single" w:sz="8" w:space="0" w:color="000000"/>
                  <w:right w:val="nil"/>
                </w:tcBorders>
                <w:vAlign w:val="center"/>
                <w:hideMark/>
              </w:tcPr>
            </w:tcPrChange>
          </w:tcPr>
          <w:p w14:paraId="25CD84E7" w14:textId="77777777" w:rsidR="0080672F" w:rsidRPr="0080672F" w:rsidRDefault="0080672F" w:rsidP="0080672F">
            <w:pPr>
              <w:spacing w:line="240" w:lineRule="auto"/>
              <w:contextualSpacing w:val="0"/>
              <w:rPr>
                <w:rFonts w:eastAsia="Times New Roman" w:cs="Times New Roman"/>
                <w:color w:val="000000"/>
                <w:sz w:val="20"/>
                <w:szCs w:val="20"/>
              </w:rPr>
            </w:pPr>
          </w:p>
        </w:tc>
        <w:tc>
          <w:tcPr>
            <w:tcW w:w="383" w:type="pct"/>
            <w:vMerge/>
            <w:tcBorders>
              <w:top w:val="nil"/>
              <w:left w:val="nil"/>
              <w:bottom w:val="single" w:sz="8" w:space="0" w:color="000000"/>
              <w:right w:val="nil"/>
            </w:tcBorders>
            <w:vAlign w:val="center"/>
            <w:hideMark/>
            <w:tcPrChange w:id="1665" w:author="Silver, Ian" w:date="2026-02-18T10:57:00Z" w16du:dateUtc="2026-02-18T15:57:00Z">
              <w:tcPr>
                <w:tcW w:w="383" w:type="pct"/>
                <w:vMerge/>
                <w:tcBorders>
                  <w:top w:val="nil"/>
                  <w:left w:val="nil"/>
                  <w:bottom w:val="single" w:sz="8" w:space="0" w:color="000000"/>
                  <w:right w:val="nil"/>
                </w:tcBorders>
                <w:vAlign w:val="center"/>
                <w:hideMark/>
              </w:tcPr>
            </w:tcPrChange>
          </w:tcPr>
          <w:p w14:paraId="58705F9E" w14:textId="77777777" w:rsidR="0080672F" w:rsidRPr="0080672F" w:rsidRDefault="0080672F" w:rsidP="0080672F">
            <w:pPr>
              <w:spacing w:line="240" w:lineRule="auto"/>
              <w:contextualSpacing w:val="0"/>
              <w:rPr>
                <w:rFonts w:eastAsia="Times New Roman" w:cs="Times New Roman"/>
                <w:color w:val="000000"/>
                <w:sz w:val="20"/>
                <w:szCs w:val="20"/>
              </w:rPr>
            </w:pPr>
          </w:p>
        </w:tc>
      </w:tr>
      <w:tr w:rsidR="000F19D2" w:rsidRPr="0080672F" w14:paraId="3706A0B1" w14:textId="77777777" w:rsidTr="00997B1E">
        <w:trPr>
          <w:trHeight w:val="20"/>
          <w:trPrChange w:id="1666"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1667"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2CD65FE9" w14:textId="77777777" w:rsidR="000F19D2" w:rsidRPr="0080672F" w:rsidRDefault="000F19D2" w:rsidP="000F19D2">
            <w:pPr>
              <w:spacing w:line="240" w:lineRule="auto"/>
              <w:contextualSpacing w:val="0"/>
              <w:rPr>
                <w:rFonts w:eastAsia="Times New Roman" w:cs="Times New Roman"/>
                <w:b/>
                <w:bCs/>
                <w:i/>
                <w:iCs/>
                <w:color w:val="000000"/>
                <w:sz w:val="20"/>
                <w:szCs w:val="20"/>
              </w:rPr>
            </w:pPr>
            <w:r w:rsidRPr="0080672F">
              <w:rPr>
                <w:rFonts w:eastAsia="Times New Roman" w:cs="Times New Roman"/>
                <w:b/>
                <w:bCs/>
                <w:i/>
                <w:iCs/>
                <w:color w:val="000000"/>
                <w:sz w:val="20"/>
                <w:szCs w:val="20"/>
              </w:rPr>
              <w:t>Primary Independent Variables</w:t>
            </w:r>
          </w:p>
        </w:tc>
        <w:tc>
          <w:tcPr>
            <w:tcW w:w="401" w:type="pct"/>
            <w:tcBorders>
              <w:top w:val="nil"/>
              <w:left w:val="nil"/>
              <w:bottom w:val="nil"/>
              <w:right w:val="nil"/>
            </w:tcBorders>
            <w:shd w:val="clear" w:color="auto" w:fill="auto"/>
            <w:noWrap/>
            <w:vAlign w:val="bottom"/>
            <w:hideMark/>
            <w:tcPrChange w:id="1668"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372A258B" w14:textId="77777777" w:rsidR="000F19D2" w:rsidRPr="0080672F" w:rsidRDefault="000F19D2" w:rsidP="000F19D2">
            <w:pPr>
              <w:spacing w:line="240" w:lineRule="auto"/>
              <w:contextualSpacing w:val="0"/>
              <w:rPr>
                <w:rFonts w:eastAsia="Times New Roman" w:cs="Times New Roman"/>
                <w:b/>
                <w:bCs/>
                <w:i/>
                <w:iCs/>
                <w:color w:val="000000"/>
                <w:sz w:val="20"/>
                <w:szCs w:val="20"/>
              </w:rPr>
            </w:pPr>
          </w:p>
        </w:tc>
        <w:tc>
          <w:tcPr>
            <w:tcW w:w="294" w:type="pct"/>
            <w:tcBorders>
              <w:top w:val="nil"/>
              <w:left w:val="nil"/>
              <w:bottom w:val="nil"/>
              <w:right w:val="nil"/>
            </w:tcBorders>
            <w:shd w:val="clear" w:color="auto" w:fill="auto"/>
            <w:noWrap/>
            <w:vAlign w:val="center"/>
            <w:hideMark/>
            <w:tcPrChange w:id="1669"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66EF0C4D" w14:textId="77777777" w:rsidR="000F19D2" w:rsidRPr="0080672F" w:rsidRDefault="000F19D2" w:rsidP="000F19D2">
            <w:pPr>
              <w:spacing w:line="240" w:lineRule="auto"/>
              <w:contextualSpacing w:val="0"/>
              <w:jc w:val="center"/>
              <w:rPr>
                <w:rFonts w:eastAsia="Times New Roman" w:cs="Times New Roman"/>
                <w:sz w:val="20"/>
                <w:szCs w:val="20"/>
              </w:rPr>
            </w:pPr>
          </w:p>
        </w:tc>
        <w:tc>
          <w:tcPr>
            <w:tcW w:w="454" w:type="pct"/>
            <w:tcBorders>
              <w:top w:val="nil"/>
              <w:left w:val="nil"/>
              <w:bottom w:val="nil"/>
              <w:right w:val="nil"/>
            </w:tcBorders>
            <w:shd w:val="clear" w:color="auto" w:fill="auto"/>
            <w:noWrap/>
            <w:vAlign w:val="bottom"/>
            <w:hideMark/>
            <w:tcPrChange w:id="1670"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7BB7D8C2" w14:textId="77777777" w:rsidR="000F19D2" w:rsidRPr="0080672F" w:rsidRDefault="000F19D2" w:rsidP="000F19D2">
            <w:pPr>
              <w:spacing w:line="240" w:lineRule="auto"/>
              <w:contextualSpacing w:val="0"/>
              <w:jc w:val="center"/>
              <w:rPr>
                <w:rFonts w:eastAsia="Times New Roman" w:cs="Times New Roman"/>
                <w:sz w:val="20"/>
                <w:szCs w:val="20"/>
              </w:rPr>
            </w:pPr>
          </w:p>
        </w:tc>
        <w:tc>
          <w:tcPr>
            <w:tcW w:w="454" w:type="pct"/>
            <w:tcBorders>
              <w:top w:val="nil"/>
              <w:left w:val="nil"/>
              <w:bottom w:val="nil"/>
              <w:right w:val="nil"/>
            </w:tcBorders>
            <w:shd w:val="clear" w:color="auto" w:fill="auto"/>
            <w:noWrap/>
            <w:vAlign w:val="bottom"/>
            <w:hideMark/>
            <w:tcPrChange w:id="1671"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5703952B" w14:textId="77777777" w:rsidR="000F19D2" w:rsidRPr="0080672F" w:rsidRDefault="000F19D2" w:rsidP="000F19D2">
            <w:pPr>
              <w:spacing w:line="240" w:lineRule="auto"/>
              <w:contextualSpacing w:val="0"/>
              <w:jc w:val="center"/>
              <w:rPr>
                <w:rFonts w:eastAsia="Times New Roman" w:cs="Times New Roman"/>
                <w:sz w:val="20"/>
                <w:szCs w:val="20"/>
              </w:rPr>
            </w:pPr>
          </w:p>
        </w:tc>
        <w:tc>
          <w:tcPr>
            <w:tcW w:w="347" w:type="pct"/>
            <w:tcBorders>
              <w:top w:val="nil"/>
              <w:left w:val="nil"/>
              <w:bottom w:val="nil"/>
              <w:right w:val="nil"/>
            </w:tcBorders>
            <w:shd w:val="clear" w:color="auto" w:fill="auto"/>
            <w:noWrap/>
            <w:vAlign w:val="bottom"/>
            <w:hideMark/>
            <w:tcPrChange w:id="1672"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3F7E74DA" w14:textId="77777777" w:rsidR="000F19D2" w:rsidRPr="0080672F" w:rsidRDefault="000F19D2" w:rsidP="000F19D2">
            <w:pPr>
              <w:spacing w:line="240" w:lineRule="auto"/>
              <w:contextualSpacing w:val="0"/>
              <w:jc w:val="center"/>
              <w:rPr>
                <w:rFonts w:eastAsia="Times New Roman" w:cs="Times New Roman"/>
                <w:sz w:val="20"/>
                <w:szCs w:val="20"/>
              </w:rPr>
            </w:pPr>
          </w:p>
        </w:tc>
        <w:tc>
          <w:tcPr>
            <w:tcW w:w="419" w:type="pct"/>
            <w:tcBorders>
              <w:top w:val="nil"/>
              <w:left w:val="nil"/>
              <w:bottom w:val="nil"/>
              <w:right w:val="nil"/>
            </w:tcBorders>
            <w:shd w:val="clear" w:color="auto" w:fill="auto"/>
            <w:noWrap/>
            <w:vAlign w:val="bottom"/>
            <w:hideMark/>
            <w:tcPrChange w:id="1673"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7155AE0D" w14:textId="77777777" w:rsidR="000F19D2" w:rsidRPr="0080672F" w:rsidRDefault="000F19D2" w:rsidP="000F19D2">
            <w:pPr>
              <w:spacing w:line="240" w:lineRule="auto"/>
              <w:contextualSpacing w:val="0"/>
              <w:jc w:val="center"/>
              <w:rPr>
                <w:rFonts w:eastAsia="Times New Roman" w:cs="Times New Roman"/>
                <w:sz w:val="20"/>
                <w:szCs w:val="20"/>
              </w:rPr>
            </w:pPr>
          </w:p>
        </w:tc>
        <w:tc>
          <w:tcPr>
            <w:tcW w:w="383" w:type="pct"/>
            <w:tcBorders>
              <w:top w:val="nil"/>
              <w:left w:val="nil"/>
              <w:bottom w:val="nil"/>
              <w:right w:val="nil"/>
            </w:tcBorders>
            <w:shd w:val="clear" w:color="auto" w:fill="auto"/>
            <w:noWrap/>
            <w:vAlign w:val="bottom"/>
            <w:hideMark/>
            <w:tcPrChange w:id="1674"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7F032746" w14:textId="77777777" w:rsidR="000F19D2" w:rsidRPr="0080672F" w:rsidRDefault="000F19D2" w:rsidP="000F19D2">
            <w:pPr>
              <w:spacing w:line="240" w:lineRule="auto"/>
              <w:contextualSpacing w:val="0"/>
              <w:jc w:val="center"/>
              <w:rPr>
                <w:rFonts w:eastAsia="Times New Roman" w:cs="Times New Roman"/>
                <w:sz w:val="20"/>
                <w:szCs w:val="20"/>
              </w:rPr>
            </w:pPr>
          </w:p>
        </w:tc>
      </w:tr>
      <w:tr w:rsidR="000F19D2" w:rsidRPr="0080672F" w14:paraId="0A51F70E" w14:textId="77777777" w:rsidTr="00997B1E">
        <w:trPr>
          <w:trHeight w:val="20"/>
          <w:trPrChange w:id="1675"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1676"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144F6E4F"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Arrested Before 18</w:t>
            </w:r>
          </w:p>
        </w:tc>
        <w:tc>
          <w:tcPr>
            <w:tcW w:w="401" w:type="pct"/>
            <w:tcBorders>
              <w:top w:val="nil"/>
              <w:left w:val="nil"/>
              <w:bottom w:val="nil"/>
              <w:right w:val="nil"/>
            </w:tcBorders>
            <w:shd w:val="clear" w:color="auto" w:fill="auto"/>
            <w:noWrap/>
            <w:vAlign w:val="bottom"/>
            <w:hideMark/>
            <w:tcPrChange w:id="1677"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46479588" w14:textId="4CF1FC2B" w:rsidR="000F19D2" w:rsidRPr="0080672F" w:rsidRDefault="000F19D2" w:rsidP="000F19D2">
            <w:pPr>
              <w:spacing w:line="240" w:lineRule="auto"/>
              <w:contextualSpacing w:val="0"/>
              <w:jc w:val="center"/>
              <w:rPr>
                <w:rFonts w:eastAsia="Times New Roman" w:cs="Times New Roman"/>
                <w:color w:val="000000"/>
                <w:sz w:val="20"/>
                <w:szCs w:val="20"/>
              </w:rPr>
            </w:pPr>
            <w:ins w:id="1678" w:author="Silver, Ian" w:date="2026-02-18T10:57:00Z" w16du:dateUtc="2026-02-18T15:57:00Z">
              <w:r>
                <w:rPr>
                  <w:color w:val="000000"/>
                  <w:sz w:val="20"/>
                  <w:szCs w:val="20"/>
                </w:rPr>
                <w:t>1.847</w:t>
              </w:r>
            </w:ins>
            <w:del w:id="1679" w:author="Silver, Ian" w:date="2026-02-18T10:57:00Z" w16du:dateUtc="2026-02-18T15:57:00Z">
              <w:r w:rsidRPr="0080672F" w:rsidDel="00997B1E">
                <w:rPr>
                  <w:rFonts w:eastAsia="Times New Roman" w:cs="Times New Roman"/>
                  <w:color w:val="000000"/>
                  <w:sz w:val="20"/>
                  <w:szCs w:val="20"/>
                </w:rPr>
                <w:delText>1.847</w:delText>
              </w:r>
            </w:del>
          </w:p>
        </w:tc>
        <w:tc>
          <w:tcPr>
            <w:tcW w:w="294" w:type="pct"/>
            <w:tcBorders>
              <w:top w:val="nil"/>
              <w:left w:val="nil"/>
              <w:bottom w:val="nil"/>
              <w:right w:val="nil"/>
            </w:tcBorders>
            <w:shd w:val="clear" w:color="auto" w:fill="auto"/>
            <w:noWrap/>
            <w:vAlign w:val="center"/>
            <w:hideMark/>
            <w:tcPrChange w:id="1680"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43404B29" w14:textId="6636310B" w:rsidR="000F19D2" w:rsidRPr="0080672F" w:rsidRDefault="000F19D2" w:rsidP="000F19D2">
            <w:pPr>
              <w:spacing w:line="240" w:lineRule="auto"/>
              <w:contextualSpacing w:val="0"/>
              <w:jc w:val="center"/>
              <w:rPr>
                <w:rFonts w:eastAsia="Times New Roman" w:cs="Times New Roman"/>
                <w:color w:val="000000"/>
                <w:sz w:val="20"/>
                <w:szCs w:val="20"/>
              </w:rPr>
            </w:pPr>
            <w:ins w:id="1681" w:author="Silver, Ian" w:date="2026-02-18T10:57:00Z" w16du:dateUtc="2026-02-18T15:57:00Z">
              <w:r>
                <w:rPr>
                  <w:color w:val="000000"/>
                  <w:sz w:val="20"/>
                  <w:szCs w:val="20"/>
                </w:rPr>
                <w:t>0.057</w:t>
              </w:r>
            </w:ins>
            <w:del w:id="1682" w:author="Silver, Ian" w:date="2026-02-18T10:57:00Z" w16du:dateUtc="2026-02-18T15:57:00Z">
              <w:r w:rsidRPr="0080672F" w:rsidDel="00997B1E">
                <w:rPr>
                  <w:rFonts w:eastAsia="Times New Roman" w:cs="Times New Roman"/>
                  <w:color w:val="000000"/>
                  <w:sz w:val="20"/>
                  <w:szCs w:val="20"/>
                </w:rPr>
                <w:delText>1.059</w:delText>
              </w:r>
            </w:del>
          </w:p>
        </w:tc>
        <w:tc>
          <w:tcPr>
            <w:tcW w:w="454" w:type="pct"/>
            <w:tcBorders>
              <w:top w:val="nil"/>
              <w:left w:val="nil"/>
              <w:bottom w:val="nil"/>
              <w:right w:val="nil"/>
            </w:tcBorders>
            <w:shd w:val="clear" w:color="auto" w:fill="auto"/>
            <w:noWrap/>
            <w:vAlign w:val="bottom"/>
            <w:hideMark/>
            <w:tcPrChange w:id="1683"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14904C0C" w14:textId="6D5CC1DA" w:rsidR="000F19D2" w:rsidRPr="0080672F" w:rsidRDefault="000F19D2" w:rsidP="000F19D2">
            <w:pPr>
              <w:spacing w:line="240" w:lineRule="auto"/>
              <w:contextualSpacing w:val="0"/>
              <w:jc w:val="center"/>
              <w:rPr>
                <w:rFonts w:eastAsia="Times New Roman" w:cs="Times New Roman"/>
                <w:color w:val="000000"/>
                <w:sz w:val="20"/>
                <w:szCs w:val="20"/>
              </w:rPr>
            </w:pPr>
            <w:ins w:id="1684" w:author="Silver, Ian" w:date="2026-02-18T10:57:00Z" w16du:dateUtc="2026-02-18T15:57:00Z">
              <w:r>
                <w:rPr>
                  <w:color w:val="000000"/>
                  <w:sz w:val="20"/>
                  <w:szCs w:val="20"/>
                </w:rPr>
                <w:t>1.655</w:t>
              </w:r>
            </w:ins>
            <w:del w:id="1685" w:author="Silver, Ian" w:date="2026-02-18T10:57:00Z" w16du:dateUtc="2026-02-18T15:57:00Z">
              <w:r w:rsidRPr="0080672F" w:rsidDel="00997B1E">
                <w:rPr>
                  <w:rFonts w:eastAsia="Times New Roman" w:cs="Times New Roman"/>
                  <w:color w:val="000000"/>
                  <w:sz w:val="20"/>
                  <w:szCs w:val="20"/>
                </w:rPr>
                <w:delText>1.655</w:delText>
              </w:r>
            </w:del>
          </w:p>
        </w:tc>
        <w:tc>
          <w:tcPr>
            <w:tcW w:w="454" w:type="pct"/>
            <w:tcBorders>
              <w:top w:val="nil"/>
              <w:left w:val="nil"/>
              <w:bottom w:val="nil"/>
              <w:right w:val="nil"/>
            </w:tcBorders>
            <w:shd w:val="clear" w:color="auto" w:fill="auto"/>
            <w:noWrap/>
            <w:vAlign w:val="bottom"/>
            <w:hideMark/>
            <w:tcPrChange w:id="1686"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7EC22E44" w14:textId="18910C60" w:rsidR="000F19D2" w:rsidRPr="0080672F" w:rsidRDefault="000F19D2" w:rsidP="000F19D2">
            <w:pPr>
              <w:spacing w:line="240" w:lineRule="auto"/>
              <w:contextualSpacing w:val="0"/>
              <w:jc w:val="center"/>
              <w:rPr>
                <w:rFonts w:eastAsia="Times New Roman" w:cs="Times New Roman"/>
                <w:color w:val="000000"/>
                <w:sz w:val="20"/>
                <w:szCs w:val="20"/>
              </w:rPr>
            </w:pPr>
            <w:ins w:id="1687" w:author="Silver, Ian" w:date="2026-02-18T10:57:00Z" w16du:dateUtc="2026-02-18T15:57:00Z">
              <w:r>
                <w:rPr>
                  <w:color w:val="000000"/>
                  <w:sz w:val="20"/>
                  <w:szCs w:val="20"/>
                </w:rPr>
                <w:t>2.071</w:t>
              </w:r>
            </w:ins>
            <w:del w:id="1688" w:author="Silver, Ian" w:date="2026-02-18T10:57:00Z" w16du:dateUtc="2026-02-18T15:57:00Z">
              <w:r w:rsidRPr="0080672F" w:rsidDel="00997B1E">
                <w:rPr>
                  <w:rFonts w:eastAsia="Times New Roman" w:cs="Times New Roman"/>
                  <w:color w:val="000000"/>
                  <w:sz w:val="20"/>
                  <w:szCs w:val="20"/>
                </w:rPr>
                <w:delText>2.071</w:delText>
              </w:r>
            </w:del>
          </w:p>
        </w:tc>
        <w:tc>
          <w:tcPr>
            <w:tcW w:w="347" w:type="pct"/>
            <w:tcBorders>
              <w:top w:val="nil"/>
              <w:left w:val="nil"/>
              <w:bottom w:val="nil"/>
              <w:right w:val="nil"/>
            </w:tcBorders>
            <w:shd w:val="clear" w:color="auto" w:fill="auto"/>
            <w:noWrap/>
            <w:vAlign w:val="bottom"/>
            <w:hideMark/>
            <w:tcPrChange w:id="1689"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7A75D299" w14:textId="4DA3107A" w:rsidR="000F19D2" w:rsidRPr="0080672F" w:rsidRDefault="000F19D2" w:rsidP="000F19D2">
            <w:pPr>
              <w:spacing w:line="240" w:lineRule="auto"/>
              <w:contextualSpacing w:val="0"/>
              <w:jc w:val="center"/>
              <w:rPr>
                <w:rFonts w:eastAsia="Times New Roman" w:cs="Times New Roman"/>
                <w:color w:val="000000"/>
                <w:sz w:val="20"/>
                <w:szCs w:val="20"/>
              </w:rPr>
            </w:pPr>
            <w:ins w:id="1690" w:author="Silver, Ian" w:date="2026-02-18T10:57:00Z" w16du:dateUtc="2026-02-18T15:57:00Z">
              <w:r>
                <w:rPr>
                  <w:color w:val="000000"/>
                  <w:sz w:val="20"/>
                  <w:szCs w:val="20"/>
                </w:rPr>
                <w:t>1.002</w:t>
              </w:r>
            </w:ins>
            <w:del w:id="1691" w:author="Silver, Ian" w:date="2026-02-18T10:57:00Z" w16du:dateUtc="2026-02-18T15:57:00Z">
              <w:r w:rsidRPr="0080672F" w:rsidDel="00997B1E">
                <w:rPr>
                  <w:rFonts w:eastAsia="Times New Roman" w:cs="Times New Roman"/>
                  <w:color w:val="000000"/>
                  <w:sz w:val="20"/>
                  <w:szCs w:val="20"/>
                </w:rPr>
                <w:delText>1.002</w:delText>
              </w:r>
            </w:del>
          </w:p>
        </w:tc>
        <w:tc>
          <w:tcPr>
            <w:tcW w:w="419" w:type="pct"/>
            <w:tcBorders>
              <w:top w:val="nil"/>
              <w:left w:val="nil"/>
              <w:bottom w:val="nil"/>
              <w:right w:val="nil"/>
            </w:tcBorders>
            <w:shd w:val="clear" w:color="auto" w:fill="auto"/>
            <w:noWrap/>
            <w:vAlign w:val="bottom"/>
            <w:hideMark/>
            <w:tcPrChange w:id="1692"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151D2701" w14:textId="5EC6E3BA" w:rsidR="000F19D2" w:rsidRPr="0080672F" w:rsidRDefault="000F19D2" w:rsidP="000F19D2">
            <w:pPr>
              <w:spacing w:line="240" w:lineRule="auto"/>
              <w:contextualSpacing w:val="0"/>
              <w:jc w:val="center"/>
              <w:rPr>
                <w:rFonts w:eastAsia="Times New Roman" w:cs="Times New Roman"/>
                <w:color w:val="000000"/>
                <w:sz w:val="20"/>
                <w:szCs w:val="20"/>
              </w:rPr>
            </w:pPr>
            <w:ins w:id="1693" w:author="Silver, Ian" w:date="2026-02-18T10:57:00Z" w16du:dateUtc="2026-02-18T15:57:00Z">
              <w:r>
                <w:rPr>
                  <w:color w:val="000000"/>
                  <w:sz w:val="20"/>
                  <w:szCs w:val="20"/>
                </w:rPr>
                <w:t>1092</w:t>
              </w:r>
            </w:ins>
            <w:del w:id="1694" w:author="Silver, Ian" w:date="2026-02-18T10:57:00Z" w16du:dateUtc="2026-02-18T15:57:00Z">
              <w:r w:rsidRPr="0080672F" w:rsidDel="00997B1E">
                <w:rPr>
                  <w:rFonts w:eastAsia="Times New Roman" w:cs="Times New Roman"/>
                  <w:color w:val="000000"/>
                  <w:sz w:val="20"/>
                  <w:szCs w:val="20"/>
                </w:rPr>
                <w:delText>1092</w:delText>
              </w:r>
            </w:del>
          </w:p>
        </w:tc>
        <w:tc>
          <w:tcPr>
            <w:tcW w:w="383" w:type="pct"/>
            <w:tcBorders>
              <w:top w:val="nil"/>
              <w:left w:val="nil"/>
              <w:bottom w:val="nil"/>
              <w:right w:val="nil"/>
            </w:tcBorders>
            <w:shd w:val="clear" w:color="auto" w:fill="auto"/>
            <w:noWrap/>
            <w:vAlign w:val="bottom"/>
            <w:hideMark/>
            <w:tcPrChange w:id="1695"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1A6E08BD" w14:textId="214DDB9F" w:rsidR="000F19D2" w:rsidRPr="0080672F" w:rsidRDefault="000F19D2" w:rsidP="000F19D2">
            <w:pPr>
              <w:spacing w:line="240" w:lineRule="auto"/>
              <w:contextualSpacing w:val="0"/>
              <w:jc w:val="center"/>
              <w:rPr>
                <w:rFonts w:eastAsia="Times New Roman" w:cs="Times New Roman"/>
                <w:color w:val="000000"/>
                <w:sz w:val="20"/>
                <w:szCs w:val="20"/>
              </w:rPr>
            </w:pPr>
            <w:ins w:id="1696" w:author="Silver, Ian" w:date="2026-02-18T10:57:00Z" w16du:dateUtc="2026-02-18T15:57:00Z">
              <w:r>
                <w:rPr>
                  <w:color w:val="000000"/>
                  <w:sz w:val="20"/>
                  <w:szCs w:val="20"/>
                </w:rPr>
                <w:t>2322</w:t>
              </w:r>
            </w:ins>
            <w:del w:id="1697" w:author="Silver, Ian" w:date="2026-02-18T10:57:00Z" w16du:dateUtc="2026-02-18T15:57:00Z">
              <w:r w:rsidRPr="0080672F" w:rsidDel="00997B1E">
                <w:rPr>
                  <w:rFonts w:eastAsia="Times New Roman" w:cs="Times New Roman"/>
                  <w:color w:val="000000"/>
                  <w:sz w:val="20"/>
                  <w:szCs w:val="20"/>
                </w:rPr>
                <w:delText>2322</w:delText>
              </w:r>
            </w:del>
          </w:p>
        </w:tc>
      </w:tr>
      <w:tr w:rsidR="000F19D2" w:rsidRPr="0080672F" w14:paraId="133FF2DD" w14:textId="77777777" w:rsidTr="00997B1E">
        <w:trPr>
          <w:trHeight w:val="20"/>
          <w:trPrChange w:id="1698"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1699"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057F9700"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Incarcerated In Juvenile Facility Before 18</w:t>
            </w:r>
          </w:p>
        </w:tc>
        <w:tc>
          <w:tcPr>
            <w:tcW w:w="401" w:type="pct"/>
            <w:tcBorders>
              <w:top w:val="nil"/>
              <w:left w:val="nil"/>
              <w:bottom w:val="nil"/>
              <w:right w:val="nil"/>
            </w:tcBorders>
            <w:shd w:val="clear" w:color="auto" w:fill="auto"/>
            <w:noWrap/>
            <w:vAlign w:val="bottom"/>
            <w:hideMark/>
            <w:tcPrChange w:id="1700"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0AD09659" w14:textId="6A238918" w:rsidR="000F19D2" w:rsidRPr="0080672F" w:rsidRDefault="000F19D2" w:rsidP="000F19D2">
            <w:pPr>
              <w:spacing w:line="240" w:lineRule="auto"/>
              <w:contextualSpacing w:val="0"/>
              <w:jc w:val="center"/>
              <w:rPr>
                <w:rFonts w:eastAsia="Times New Roman" w:cs="Times New Roman"/>
                <w:color w:val="000000"/>
                <w:sz w:val="20"/>
                <w:szCs w:val="20"/>
              </w:rPr>
            </w:pPr>
            <w:ins w:id="1701" w:author="Silver, Ian" w:date="2026-02-18T10:57:00Z" w16du:dateUtc="2026-02-18T15:57:00Z">
              <w:r>
                <w:rPr>
                  <w:color w:val="000000"/>
                  <w:sz w:val="20"/>
                  <w:szCs w:val="20"/>
                </w:rPr>
                <w:t>2.817</w:t>
              </w:r>
            </w:ins>
            <w:del w:id="1702" w:author="Silver, Ian" w:date="2026-02-18T10:57:00Z" w16du:dateUtc="2026-02-18T15:57:00Z">
              <w:r w:rsidRPr="0080672F" w:rsidDel="00997B1E">
                <w:rPr>
                  <w:rFonts w:eastAsia="Times New Roman" w:cs="Times New Roman"/>
                  <w:color w:val="000000"/>
                  <w:sz w:val="20"/>
                  <w:szCs w:val="20"/>
                </w:rPr>
                <w:delText>2.817</w:delText>
              </w:r>
            </w:del>
          </w:p>
        </w:tc>
        <w:tc>
          <w:tcPr>
            <w:tcW w:w="294" w:type="pct"/>
            <w:tcBorders>
              <w:top w:val="nil"/>
              <w:left w:val="nil"/>
              <w:bottom w:val="nil"/>
              <w:right w:val="nil"/>
            </w:tcBorders>
            <w:shd w:val="clear" w:color="auto" w:fill="auto"/>
            <w:noWrap/>
            <w:vAlign w:val="center"/>
            <w:hideMark/>
            <w:tcPrChange w:id="1703"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7F248269" w14:textId="303D539F" w:rsidR="000F19D2" w:rsidRPr="0080672F" w:rsidRDefault="000F19D2" w:rsidP="000F19D2">
            <w:pPr>
              <w:spacing w:line="240" w:lineRule="auto"/>
              <w:contextualSpacing w:val="0"/>
              <w:jc w:val="center"/>
              <w:rPr>
                <w:rFonts w:eastAsia="Times New Roman" w:cs="Times New Roman"/>
                <w:color w:val="000000"/>
                <w:sz w:val="20"/>
                <w:szCs w:val="20"/>
              </w:rPr>
            </w:pPr>
            <w:ins w:id="1704" w:author="Silver, Ian" w:date="2026-02-18T10:57:00Z" w16du:dateUtc="2026-02-18T15:57:00Z">
              <w:r>
                <w:rPr>
                  <w:color w:val="000000"/>
                  <w:sz w:val="20"/>
                  <w:szCs w:val="20"/>
                </w:rPr>
                <w:t>0.142</w:t>
              </w:r>
            </w:ins>
            <w:del w:id="1705" w:author="Silver, Ian" w:date="2026-02-18T10:57:00Z" w16du:dateUtc="2026-02-18T15:57:00Z">
              <w:r w:rsidRPr="0080672F" w:rsidDel="00997B1E">
                <w:rPr>
                  <w:rFonts w:eastAsia="Times New Roman" w:cs="Times New Roman"/>
                  <w:color w:val="000000"/>
                  <w:sz w:val="20"/>
                  <w:szCs w:val="20"/>
                </w:rPr>
                <w:delText>1.153</w:delText>
              </w:r>
            </w:del>
          </w:p>
        </w:tc>
        <w:tc>
          <w:tcPr>
            <w:tcW w:w="454" w:type="pct"/>
            <w:tcBorders>
              <w:top w:val="nil"/>
              <w:left w:val="nil"/>
              <w:bottom w:val="nil"/>
              <w:right w:val="nil"/>
            </w:tcBorders>
            <w:shd w:val="clear" w:color="auto" w:fill="auto"/>
            <w:noWrap/>
            <w:vAlign w:val="bottom"/>
            <w:hideMark/>
            <w:tcPrChange w:id="1706"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36ABEB2F" w14:textId="7CA8E894" w:rsidR="000F19D2" w:rsidRPr="0080672F" w:rsidRDefault="000F19D2" w:rsidP="000F19D2">
            <w:pPr>
              <w:spacing w:line="240" w:lineRule="auto"/>
              <w:contextualSpacing w:val="0"/>
              <w:jc w:val="center"/>
              <w:rPr>
                <w:rFonts w:eastAsia="Times New Roman" w:cs="Times New Roman"/>
                <w:color w:val="000000"/>
                <w:sz w:val="20"/>
                <w:szCs w:val="20"/>
              </w:rPr>
            </w:pPr>
            <w:ins w:id="1707" w:author="Silver, Ian" w:date="2026-02-18T10:57:00Z" w16du:dateUtc="2026-02-18T15:57:00Z">
              <w:r>
                <w:rPr>
                  <w:color w:val="000000"/>
                  <w:sz w:val="20"/>
                  <w:szCs w:val="20"/>
                </w:rPr>
                <w:t>2.132</w:t>
              </w:r>
            </w:ins>
            <w:del w:id="1708" w:author="Silver, Ian" w:date="2026-02-18T10:57:00Z" w16du:dateUtc="2026-02-18T15:57:00Z">
              <w:r w:rsidRPr="0080672F" w:rsidDel="00997B1E">
                <w:rPr>
                  <w:rFonts w:eastAsia="Times New Roman" w:cs="Times New Roman"/>
                  <w:color w:val="000000"/>
                  <w:sz w:val="20"/>
                  <w:szCs w:val="20"/>
                </w:rPr>
                <w:delText>2.132</w:delText>
              </w:r>
            </w:del>
          </w:p>
        </w:tc>
        <w:tc>
          <w:tcPr>
            <w:tcW w:w="454" w:type="pct"/>
            <w:tcBorders>
              <w:top w:val="nil"/>
              <w:left w:val="nil"/>
              <w:bottom w:val="nil"/>
              <w:right w:val="nil"/>
            </w:tcBorders>
            <w:shd w:val="clear" w:color="auto" w:fill="auto"/>
            <w:noWrap/>
            <w:vAlign w:val="bottom"/>
            <w:hideMark/>
            <w:tcPrChange w:id="1709"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7C6A396B" w14:textId="5C4B344E" w:rsidR="000F19D2" w:rsidRPr="0080672F" w:rsidRDefault="000F19D2" w:rsidP="000F19D2">
            <w:pPr>
              <w:spacing w:line="240" w:lineRule="auto"/>
              <w:contextualSpacing w:val="0"/>
              <w:jc w:val="center"/>
              <w:rPr>
                <w:rFonts w:eastAsia="Times New Roman" w:cs="Times New Roman"/>
                <w:color w:val="000000"/>
                <w:sz w:val="20"/>
                <w:szCs w:val="20"/>
              </w:rPr>
            </w:pPr>
            <w:ins w:id="1710" w:author="Silver, Ian" w:date="2026-02-18T10:57:00Z" w16du:dateUtc="2026-02-18T15:57:00Z">
              <w:r>
                <w:rPr>
                  <w:color w:val="000000"/>
                  <w:sz w:val="20"/>
                  <w:szCs w:val="20"/>
                </w:rPr>
                <w:t>3.712</w:t>
              </w:r>
            </w:ins>
            <w:del w:id="1711" w:author="Silver, Ian" w:date="2026-02-18T10:57:00Z" w16du:dateUtc="2026-02-18T15:57:00Z">
              <w:r w:rsidRPr="0080672F" w:rsidDel="00997B1E">
                <w:rPr>
                  <w:rFonts w:eastAsia="Times New Roman" w:cs="Times New Roman"/>
                  <w:color w:val="000000"/>
                  <w:sz w:val="20"/>
                  <w:szCs w:val="20"/>
                </w:rPr>
                <w:delText>3.712</w:delText>
              </w:r>
            </w:del>
          </w:p>
        </w:tc>
        <w:tc>
          <w:tcPr>
            <w:tcW w:w="347" w:type="pct"/>
            <w:tcBorders>
              <w:top w:val="nil"/>
              <w:left w:val="nil"/>
              <w:bottom w:val="nil"/>
              <w:right w:val="nil"/>
            </w:tcBorders>
            <w:shd w:val="clear" w:color="auto" w:fill="auto"/>
            <w:noWrap/>
            <w:vAlign w:val="bottom"/>
            <w:hideMark/>
            <w:tcPrChange w:id="1712"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1229CBCA" w14:textId="60624096" w:rsidR="000F19D2" w:rsidRPr="0080672F" w:rsidRDefault="000F19D2" w:rsidP="000F19D2">
            <w:pPr>
              <w:spacing w:line="240" w:lineRule="auto"/>
              <w:contextualSpacing w:val="0"/>
              <w:jc w:val="center"/>
              <w:rPr>
                <w:rFonts w:eastAsia="Times New Roman" w:cs="Times New Roman"/>
                <w:color w:val="000000"/>
                <w:sz w:val="20"/>
                <w:szCs w:val="20"/>
              </w:rPr>
            </w:pPr>
            <w:ins w:id="1713" w:author="Silver, Ian" w:date="2026-02-18T10:57:00Z" w16du:dateUtc="2026-02-18T15:57:00Z">
              <w:r>
                <w:rPr>
                  <w:color w:val="000000"/>
                  <w:sz w:val="20"/>
                  <w:szCs w:val="20"/>
                </w:rPr>
                <w:t>1.004</w:t>
              </w:r>
            </w:ins>
            <w:del w:id="1714" w:author="Silver, Ian" w:date="2026-02-18T10:57:00Z" w16du:dateUtc="2026-02-18T15:57:00Z">
              <w:r w:rsidRPr="0080672F" w:rsidDel="00997B1E">
                <w:rPr>
                  <w:rFonts w:eastAsia="Times New Roman" w:cs="Times New Roman"/>
                  <w:color w:val="000000"/>
                  <w:sz w:val="20"/>
                  <w:szCs w:val="20"/>
                </w:rPr>
                <w:delText>1.004</w:delText>
              </w:r>
            </w:del>
          </w:p>
        </w:tc>
        <w:tc>
          <w:tcPr>
            <w:tcW w:w="419" w:type="pct"/>
            <w:tcBorders>
              <w:top w:val="nil"/>
              <w:left w:val="nil"/>
              <w:bottom w:val="nil"/>
              <w:right w:val="nil"/>
            </w:tcBorders>
            <w:shd w:val="clear" w:color="auto" w:fill="auto"/>
            <w:noWrap/>
            <w:vAlign w:val="bottom"/>
            <w:hideMark/>
            <w:tcPrChange w:id="1715"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687BB90E" w14:textId="2E88B2FF" w:rsidR="000F19D2" w:rsidRPr="0080672F" w:rsidRDefault="000F19D2" w:rsidP="000F19D2">
            <w:pPr>
              <w:spacing w:line="240" w:lineRule="auto"/>
              <w:contextualSpacing w:val="0"/>
              <w:jc w:val="center"/>
              <w:rPr>
                <w:rFonts w:eastAsia="Times New Roman" w:cs="Times New Roman"/>
                <w:color w:val="000000"/>
                <w:sz w:val="20"/>
                <w:szCs w:val="20"/>
              </w:rPr>
            </w:pPr>
            <w:ins w:id="1716" w:author="Silver, Ian" w:date="2026-02-18T10:57:00Z" w16du:dateUtc="2026-02-18T15:57:00Z">
              <w:r>
                <w:rPr>
                  <w:color w:val="000000"/>
                  <w:sz w:val="20"/>
                  <w:szCs w:val="20"/>
                </w:rPr>
                <w:t>913</w:t>
              </w:r>
            </w:ins>
            <w:del w:id="1717" w:author="Silver, Ian" w:date="2026-02-18T10:57:00Z" w16du:dateUtc="2026-02-18T15:57:00Z">
              <w:r w:rsidRPr="0080672F" w:rsidDel="00997B1E">
                <w:rPr>
                  <w:rFonts w:eastAsia="Times New Roman" w:cs="Times New Roman"/>
                  <w:color w:val="000000"/>
                  <w:sz w:val="20"/>
                  <w:szCs w:val="20"/>
                </w:rPr>
                <w:delText>913</w:delText>
              </w:r>
            </w:del>
          </w:p>
        </w:tc>
        <w:tc>
          <w:tcPr>
            <w:tcW w:w="383" w:type="pct"/>
            <w:tcBorders>
              <w:top w:val="nil"/>
              <w:left w:val="nil"/>
              <w:bottom w:val="nil"/>
              <w:right w:val="nil"/>
            </w:tcBorders>
            <w:shd w:val="clear" w:color="auto" w:fill="auto"/>
            <w:noWrap/>
            <w:vAlign w:val="bottom"/>
            <w:hideMark/>
            <w:tcPrChange w:id="1718"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6D774286" w14:textId="5281FABC" w:rsidR="000F19D2" w:rsidRPr="0080672F" w:rsidRDefault="000F19D2" w:rsidP="000F19D2">
            <w:pPr>
              <w:spacing w:line="240" w:lineRule="auto"/>
              <w:contextualSpacing w:val="0"/>
              <w:jc w:val="center"/>
              <w:rPr>
                <w:rFonts w:eastAsia="Times New Roman" w:cs="Times New Roman"/>
                <w:color w:val="000000"/>
                <w:sz w:val="20"/>
                <w:szCs w:val="20"/>
              </w:rPr>
            </w:pPr>
            <w:ins w:id="1719" w:author="Silver, Ian" w:date="2026-02-18T10:57:00Z" w16du:dateUtc="2026-02-18T15:57:00Z">
              <w:r>
                <w:rPr>
                  <w:color w:val="000000"/>
                  <w:sz w:val="20"/>
                  <w:szCs w:val="20"/>
                </w:rPr>
                <w:t>2025</w:t>
              </w:r>
            </w:ins>
            <w:del w:id="1720" w:author="Silver, Ian" w:date="2026-02-18T10:57:00Z" w16du:dateUtc="2026-02-18T15:57:00Z">
              <w:r w:rsidRPr="0080672F" w:rsidDel="00997B1E">
                <w:rPr>
                  <w:rFonts w:eastAsia="Times New Roman" w:cs="Times New Roman"/>
                  <w:color w:val="000000"/>
                  <w:sz w:val="20"/>
                  <w:szCs w:val="20"/>
                </w:rPr>
                <w:delText>2025</w:delText>
              </w:r>
            </w:del>
          </w:p>
        </w:tc>
      </w:tr>
      <w:tr w:rsidR="000F19D2" w:rsidRPr="0080672F" w14:paraId="6344AF1D" w14:textId="77777777" w:rsidTr="00997B1E">
        <w:trPr>
          <w:trHeight w:val="20"/>
          <w:trPrChange w:id="1721"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1722"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1754B638"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Incarcerated In Adult Facility Before 18</w:t>
            </w:r>
          </w:p>
        </w:tc>
        <w:tc>
          <w:tcPr>
            <w:tcW w:w="401" w:type="pct"/>
            <w:tcBorders>
              <w:top w:val="nil"/>
              <w:left w:val="nil"/>
              <w:bottom w:val="nil"/>
              <w:right w:val="nil"/>
            </w:tcBorders>
            <w:shd w:val="clear" w:color="auto" w:fill="auto"/>
            <w:noWrap/>
            <w:vAlign w:val="bottom"/>
            <w:hideMark/>
            <w:tcPrChange w:id="1723"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27DF4315" w14:textId="54D578DE" w:rsidR="000F19D2" w:rsidRPr="0080672F" w:rsidRDefault="000F19D2" w:rsidP="000F19D2">
            <w:pPr>
              <w:spacing w:line="240" w:lineRule="auto"/>
              <w:contextualSpacing w:val="0"/>
              <w:jc w:val="center"/>
              <w:rPr>
                <w:rFonts w:eastAsia="Times New Roman" w:cs="Times New Roman"/>
                <w:color w:val="000000"/>
                <w:sz w:val="20"/>
                <w:szCs w:val="20"/>
              </w:rPr>
            </w:pPr>
            <w:ins w:id="1724" w:author="Silver, Ian" w:date="2026-02-18T10:57:00Z" w16du:dateUtc="2026-02-18T15:57:00Z">
              <w:r>
                <w:rPr>
                  <w:color w:val="000000"/>
                  <w:sz w:val="20"/>
                  <w:szCs w:val="20"/>
                </w:rPr>
                <w:t>3.454</w:t>
              </w:r>
            </w:ins>
            <w:del w:id="1725" w:author="Silver, Ian" w:date="2026-02-18T10:57:00Z" w16du:dateUtc="2026-02-18T15:57:00Z">
              <w:r w:rsidRPr="0080672F" w:rsidDel="00997B1E">
                <w:rPr>
                  <w:rFonts w:eastAsia="Times New Roman" w:cs="Times New Roman"/>
                  <w:color w:val="000000"/>
                  <w:sz w:val="20"/>
                  <w:szCs w:val="20"/>
                </w:rPr>
                <w:delText>3.454</w:delText>
              </w:r>
            </w:del>
          </w:p>
        </w:tc>
        <w:tc>
          <w:tcPr>
            <w:tcW w:w="294" w:type="pct"/>
            <w:tcBorders>
              <w:top w:val="nil"/>
              <w:left w:val="nil"/>
              <w:bottom w:val="nil"/>
              <w:right w:val="nil"/>
            </w:tcBorders>
            <w:shd w:val="clear" w:color="auto" w:fill="auto"/>
            <w:noWrap/>
            <w:vAlign w:val="center"/>
            <w:hideMark/>
            <w:tcPrChange w:id="1726"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3B1D5412" w14:textId="1117649E" w:rsidR="000F19D2" w:rsidRPr="0080672F" w:rsidRDefault="000F19D2" w:rsidP="000F19D2">
            <w:pPr>
              <w:spacing w:line="240" w:lineRule="auto"/>
              <w:contextualSpacing w:val="0"/>
              <w:jc w:val="center"/>
              <w:rPr>
                <w:rFonts w:eastAsia="Times New Roman" w:cs="Times New Roman"/>
                <w:color w:val="000000"/>
                <w:sz w:val="20"/>
                <w:szCs w:val="20"/>
              </w:rPr>
            </w:pPr>
            <w:ins w:id="1727" w:author="Silver, Ian" w:date="2026-02-18T10:57:00Z" w16du:dateUtc="2026-02-18T15:57:00Z">
              <w:r>
                <w:rPr>
                  <w:color w:val="000000"/>
                  <w:sz w:val="20"/>
                  <w:szCs w:val="20"/>
                </w:rPr>
                <w:t>0.180</w:t>
              </w:r>
            </w:ins>
            <w:del w:id="1728" w:author="Silver, Ian" w:date="2026-02-18T10:57:00Z" w16du:dateUtc="2026-02-18T15:57:00Z">
              <w:r w:rsidRPr="0080672F" w:rsidDel="00997B1E">
                <w:rPr>
                  <w:rFonts w:eastAsia="Times New Roman" w:cs="Times New Roman"/>
                  <w:color w:val="000000"/>
                  <w:sz w:val="20"/>
                  <w:szCs w:val="20"/>
                </w:rPr>
                <w:delText>1.197</w:delText>
              </w:r>
            </w:del>
          </w:p>
        </w:tc>
        <w:tc>
          <w:tcPr>
            <w:tcW w:w="454" w:type="pct"/>
            <w:tcBorders>
              <w:top w:val="nil"/>
              <w:left w:val="nil"/>
              <w:bottom w:val="nil"/>
              <w:right w:val="nil"/>
            </w:tcBorders>
            <w:shd w:val="clear" w:color="auto" w:fill="auto"/>
            <w:noWrap/>
            <w:vAlign w:val="bottom"/>
            <w:hideMark/>
            <w:tcPrChange w:id="1729"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6F2F0F67" w14:textId="2D631E2E" w:rsidR="000F19D2" w:rsidRPr="0080672F" w:rsidRDefault="000F19D2" w:rsidP="000F19D2">
            <w:pPr>
              <w:spacing w:line="240" w:lineRule="auto"/>
              <w:contextualSpacing w:val="0"/>
              <w:jc w:val="center"/>
              <w:rPr>
                <w:rFonts w:eastAsia="Times New Roman" w:cs="Times New Roman"/>
                <w:color w:val="000000"/>
                <w:sz w:val="20"/>
                <w:szCs w:val="20"/>
              </w:rPr>
            </w:pPr>
            <w:ins w:id="1730" w:author="Silver, Ian" w:date="2026-02-18T10:57:00Z" w16du:dateUtc="2026-02-18T15:57:00Z">
              <w:r>
                <w:rPr>
                  <w:color w:val="000000"/>
                  <w:sz w:val="20"/>
                  <w:szCs w:val="20"/>
                </w:rPr>
                <w:t>2.416</w:t>
              </w:r>
            </w:ins>
            <w:del w:id="1731" w:author="Silver, Ian" w:date="2026-02-18T10:57:00Z" w16du:dateUtc="2026-02-18T15:57:00Z">
              <w:r w:rsidRPr="0080672F" w:rsidDel="00997B1E">
                <w:rPr>
                  <w:rFonts w:eastAsia="Times New Roman" w:cs="Times New Roman"/>
                  <w:color w:val="000000"/>
                  <w:sz w:val="20"/>
                  <w:szCs w:val="20"/>
                </w:rPr>
                <w:delText>2.416</w:delText>
              </w:r>
            </w:del>
          </w:p>
        </w:tc>
        <w:tc>
          <w:tcPr>
            <w:tcW w:w="454" w:type="pct"/>
            <w:tcBorders>
              <w:top w:val="nil"/>
              <w:left w:val="nil"/>
              <w:bottom w:val="nil"/>
              <w:right w:val="nil"/>
            </w:tcBorders>
            <w:shd w:val="clear" w:color="auto" w:fill="auto"/>
            <w:noWrap/>
            <w:vAlign w:val="bottom"/>
            <w:hideMark/>
            <w:tcPrChange w:id="1732"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7B6ECC97" w14:textId="11B9C40D" w:rsidR="000F19D2" w:rsidRPr="0080672F" w:rsidRDefault="000F19D2" w:rsidP="000F19D2">
            <w:pPr>
              <w:spacing w:line="240" w:lineRule="auto"/>
              <w:contextualSpacing w:val="0"/>
              <w:jc w:val="center"/>
              <w:rPr>
                <w:rFonts w:eastAsia="Times New Roman" w:cs="Times New Roman"/>
                <w:color w:val="000000"/>
                <w:sz w:val="20"/>
                <w:szCs w:val="20"/>
              </w:rPr>
            </w:pPr>
            <w:ins w:id="1733" w:author="Silver, Ian" w:date="2026-02-18T10:57:00Z" w16du:dateUtc="2026-02-18T15:57:00Z">
              <w:r>
                <w:rPr>
                  <w:color w:val="000000"/>
                  <w:sz w:val="20"/>
                  <w:szCs w:val="20"/>
                </w:rPr>
                <w:t>4.891</w:t>
              </w:r>
            </w:ins>
            <w:del w:id="1734" w:author="Silver, Ian" w:date="2026-02-18T10:57:00Z" w16du:dateUtc="2026-02-18T15:57:00Z">
              <w:r w:rsidRPr="0080672F" w:rsidDel="00997B1E">
                <w:rPr>
                  <w:rFonts w:eastAsia="Times New Roman" w:cs="Times New Roman"/>
                  <w:color w:val="000000"/>
                  <w:sz w:val="20"/>
                  <w:szCs w:val="20"/>
                </w:rPr>
                <w:delText>4.891</w:delText>
              </w:r>
            </w:del>
          </w:p>
        </w:tc>
        <w:tc>
          <w:tcPr>
            <w:tcW w:w="347" w:type="pct"/>
            <w:tcBorders>
              <w:top w:val="nil"/>
              <w:left w:val="nil"/>
              <w:bottom w:val="nil"/>
              <w:right w:val="nil"/>
            </w:tcBorders>
            <w:shd w:val="clear" w:color="auto" w:fill="auto"/>
            <w:noWrap/>
            <w:vAlign w:val="bottom"/>
            <w:hideMark/>
            <w:tcPrChange w:id="1735"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64ABA587" w14:textId="6C317ED0" w:rsidR="000F19D2" w:rsidRPr="0080672F" w:rsidRDefault="000F19D2" w:rsidP="000F19D2">
            <w:pPr>
              <w:spacing w:line="240" w:lineRule="auto"/>
              <w:contextualSpacing w:val="0"/>
              <w:jc w:val="center"/>
              <w:rPr>
                <w:rFonts w:eastAsia="Times New Roman" w:cs="Times New Roman"/>
                <w:color w:val="000000"/>
                <w:sz w:val="20"/>
                <w:szCs w:val="20"/>
              </w:rPr>
            </w:pPr>
            <w:ins w:id="1736" w:author="Silver, Ian" w:date="2026-02-18T10:57:00Z" w16du:dateUtc="2026-02-18T15:57:00Z">
              <w:r>
                <w:rPr>
                  <w:color w:val="000000"/>
                  <w:sz w:val="20"/>
                  <w:szCs w:val="20"/>
                </w:rPr>
                <w:t>1.003</w:t>
              </w:r>
            </w:ins>
            <w:del w:id="1737" w:author="Silver, Ian" w:date="2026-02-18T10:57:00Z" w16du:dateUtc="2026-02-18T15:57:00Z">
              <w:r w:rsidRPr="0080672F" w:rsidDel="00997B1E">
                <w:rPr>
                  <w:rFonts w:eastAsia="Times New Roman" w:cs="Times New Roman"/>
                  <w:color w:val="000000"/>
                  <w:sz w:val="20"/>
                  <w:szCs w:val="20"/>
                </w:rPr>
                <w:delText>1.003</w:delText>
              </w:r>
            </w:del>
          </w:p>
        </w:tc>
        <w:tc>
          <w:tcPr>
            <w:tcW w:w="419" w:type="pct"/>
            <w:tcBorders>
              <w:top w:val="nil"/>
              <w:left w:val="nil"/>
              <w:bottom w:val="nil"/>
              <w:right w:val="nil"/>
            </w:tcBorders>
            <w:shd w:val="clear" w:color="auto" w:fill="auto"/>
            <w:noWrap/>
            <w:vAlign w:val="bottom"/>
            <w:hideMark/>
            <w:tcPrChange w:id="1738"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27FA22CE" w14:textId="0540978F" w:rsidR="000F19D2" w:rsidRPr="0080672F" w:rsidRDefault="000F19D2" w:rsidP="000F19D2">
            <w:pPr>
              <w:spacing w:line="240" w:lineRule="auto"/>
              <w:contextualSpacing w:val="0"/>
              <w:jc w:val="center"/>
              <w:rPr>
                <w:rFonts w:eastAsia="Times New Roman" w:cs="Times New Roman"/>
                <w:color w:val="000000"/>
                <w:sz w:val="20"/>
                <w:szCs w:val="20"/>
              </w:rPr>
            </w:pPr>
            <w:ins w:id="1739" w:author="Silver, Ian" w:date="2026-02-18T10:57:00Z" w16du:dateUtc="2026-02-18T15:57:00Z">
              <w:r>
                <w:rPr>
                  <w:color w:val="000000"/>
                  <w:sz w:val="20"/>
                  <w:szCs w:val="20"/>
                </w:rPr>
                <w:t>1022</w:t>
              </w:r>
            </w:ins>
            <w:del w:id="1740" w:author="Silver, Ian" w:date="2026-02-18T10:57:00Z" w16du:dateUtc="2026-02-18T15:57:00Z">
              <w:r w:rsidRPr="0080672F" w:rsidDel="00997B1E">
                <w:rPr>
                  <w:rFonts w:eastAsia="Times New Roman" w:cs="Times New Roman"/>
                  <w:color w:val="000000"/>
                  <w:sz w:val="20"/>
                  <w:szCs w:val="20"/>
                </w:rPr>
                <w:delText>1022</w:delText>
              </w:r>
            </w:del>
          </w:p>
        </w:tc>
        <w:tc>
          <w:tcPr>
            <w:tcW w:w="383" w:type="pct"/>
            <w:tcBorders>
              <w:top w:val="nil"/>
              <w:left w:val="nil"/>
              <w:bottom w:val="nil"/>
              <w:right w:val="nil"/>
            </w:tcBorders>
            <w:shd w:val="clear" w:color="auto" w:fill="auto"/>
            <w:noWrap/>
            <w:vAlign w:val="bottom"/>
            <w:hideMark/>
            <w:tcPrChange w:id="1741"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42160EDB" w14:textId="0221762D" w:rsidR="000F19D2" w:rsidRPr="0080672F" w:rsidRDefault="000F19D2" w:rsidP="000F19D2">
            <w:pPr>
              <w:spacing w:line="240" w:lineRule="auto"/>
              <w:contextualSpacing w:val="0"/>
              <w:jc w:val="center"/>
              <w:rPr>
                <w:rFonts w:eastAsia="Times New Roman" w:cs="Times New Roman"/>
                <w:color w:val="000000"/>
                <w:sz w:val="20"/>
                <w:szCs w:val="20"/>
              </w:rPr>
            </w:pPr>
            <w:ins w:id="1742" w:author="Silver, Ian" w:date="2026-02-18T10:57:00Z" w16du:dateUtc="2026-02-18T15:57:00Z">
              <w:r>
                <w:rPr>
                  <w:color w:val="000000"/>
                  <w:sz w:val="20"/>
                  <w:szCs w:val="20"/>
                </w:rPr>
                <w:t>2245</w:t>
              </w:r>
            </w:ins>
            <w:del w:id="1743" w:author="Silver, Ian" w:date="2026-02-18T10:57:00Z" w16du:dateUtc="2026-02-18T15:57:00Z">
              <w:r w:rsidRPr="0080672F" w:rsidDel="00997B1E">
                <w:rPr>
                  <w:rFonts w:eastAsia="Times New Roman" w:cs="Times New Roman"/>
                  <w:color w:val="000000"/>
                  <w:sz w:val="20"/>
                  <w:szCs w:val="20"/>
                </w:rPr>
                <w:delText>2245</w:delText>
              </w:r>
            </w:del>
          </w:p>
        </w:tc>
      </w:tr>
      <w:tr w:rsidR="000F19D2" w:rsidRPr="0080672F" w14:paraId="64810FE2" w14:textId="77777777" w:rsidTr="00997B1E">
        <w:trPr>
          <w:trHeight w:val="20"/>
          <w:trPrChange w:id="1744"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1745"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5CFED748" w14:textId="77777777" w:rsidR="000F19D2" w:rsidRPr="0080672F" w:rsidRDefault="000F19D2" w:rsidP="000F19D2">
            <w:pPr>
              <w:spacing w:line="240" w:lineRule="auto"/>
              <w:contextualSpacing w:val="0"/>
              <w:rPr>
                <w:rFonts w:eastAsia="Times New Roman" w:cs="Times New Roman"/>
                <w:b/>
                <w:bCs/>
                <w:i/>
                <w:iCs/>
                <w:color w:val="000000"/>
                <w:sz w:val="20"/>
                <w:szCs w:val="20"/>
              </w:rPr>
            </w:pPr>
            <w:r w:rsidRPr="0080672F">
              <w:rPr>
                <w:rFonts w:eastAsia="Times New Roman" w:cs="Times New Roman"/>
                <w:b/>
                <w:bCs/>
                <w:i/>
                <w:iCs/>
                <w:color w:val="000000"/>
                <w:sz w:val="20"/>
                <w:szCs w:val="20"/>
              </w:rPr>
              <w:t>Key Covariate (2002-2019)</w:t>
            </w:r>
          </w:p>
        </w:tc>
        <w:tc>
          <w:tcPr>
            <w:tcW w:w="401" w:type="pct"/>
            <w:tcBorders>
              <w:top w:val="nil"/>
              <w:left w:val="nil"/>
              <w:bottom w:val="nil"/>
              <w:right w:val="nil"/>
            </w:tcBorders>
            <w:shd w:val="clear" w:color="auto" w:fill="auto"/>
            <w:noWrap/>
            <w:vAlign w:val="bottom"/>
            <w:hideMark/>
            <w:tcPrChange w:id="1746"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3795C6A4" w14:textId="77777777" w:rsidR="000F19D2" w:rsidRPr="0080672F" w:rsidRDefault="000F19D2" w:rsidP="000F19D2">
            <w:pPr>
              <w:spacing w:line="240" w:lineRule="auto"/>
              <w:contextualSpacing w:val="0"/>
              <w:rPr>
                <w:rFonts w:eastAsia="Times New Roman" w:cs="Times New Roman"/>
                <w:b/>
                <w:bCs/>
                <w:i/>
                <w:iCs/>
                <w:color w:val="000000"/>
                <w:sz w:val="20"/>
                <w:szCs w:val="20"/>
              </w:rPr>
            </w:pPr>
          </w:p>
        </w:tc>
        <w:tc>
          <w:tcPr>
            <w:tcW w:w="294" w:type="pct"/>
            <w:tcBorders>
              <w:top w:val="nil"/>
              <w:left w:val="nil"/>
              <w:bottom w:val="nil"/>
              <w:right w:val="nil"/>
            </w:tcBorders>
            <w:shd w:val="clear" w:color="auto" w:fill="auto"/>
            <w:noWrap/>
            <w:vAlign w:val="center"/>
            <w:hideMark/>
            <w:tcPrChange w:id="1747"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07F2411F" w14:textId="77777777" w:rsidR="000F19D2" w:rsidRPr="0080672F" w:rsidRDefault="000F19D2" w:rsidP="000F19D2">
            <w:pPr>
              <w:spacing w:line="240" w:lineRule="auto"/>
              <w:contextualSpacing w:val="0"/>
              <w:jc w:val="center"/>
              <w:rPr>
                <w:rFonts w:eastAsia="Times New Roman" w:cs="Times New Roman"/>
                <w:sz w:val="20"/>
                <w:szCs w:val="20"/>
              </w:rPr>
            </w:pPr>
          </w:p>
        </w:tc>
        <w:tc>
          <w:tcPr>
            <w:tcW w:w="454" w:type="pct"/>
            <w:tcBorders>
              <w:top w:val="nil"/>
              <w:left w:val="nil"/>
              <w:bottom w:val="nil"/>
              <w:right w:val="nil"/>
            </w:tcBorders>
            <w:shd w:val="clear" w:color="auto" w:fill="auto"/>
            <w:noWrap/>
            <w:vAlign w:val="bottom"/>
            <w:hideMark/>
            <w:tcPrChange w:id="1748"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73B8F6EF" w14:textId="77777777" w:rsidR="000F19D2" w:rsidRPr="0080672F" w:rsidRDefault="000F19D2" w:rsidP="000F19D2">
            <w:pPr>
              <w:spacing w:line="240" w:lineRule="auto"/>
              <w:contextualSpacing w:val="0"/>
              <w:jc w:val="center"/>
              <w:rPr>
                <w:rFonts w:eastAsia="Times New Roman" w:cs="Times New Roman"/>
                <w:sz w:val="20"/>
                <w:szCs w:val="20"/>
              </w:rPr>
            </w:pPr>
          </w:p>
        </w:tc>
        <w:tc>
          <w:tcPr>
            <w:tcW w:w="454" w:type="pct"/>
            <w:tcBorders>
              <w:top w:val="nil"/>
              <w:left w:val="nil"/>
              <w:bottom w:val="nil"/>
              <w:right w:val="nil"/>
            </w:tcBorders>
            <w:shd w:val="clear" w:color="auto" w:fill="auto"/>
            <w:noWrap/>
            <w:vAlign w:val="bottom"/>
            <w:hideMark/>
            <w:tcPrChange w:id="1749"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19E62344" w14:textId="77777777" w:rsidR="000F19D2" w:rsidRPr="0080672F" w:rsidRDefault="000F19D2" w:rsidP="000F19D2">
            <w:pPr>
              <w:spacing w:line="240" w:lineRule="auto"/>
              <w:contextualSpacing w:val="0"/>
              <w:jc w:val="center"/>
              <w:rPr>
                <w:rFonts w:eastAsia="Times New Roman" w:cs="Times New Roman"/>
                <w:sz w:val="20"/>
                <w:szCs w:val="20"/>
              </w:rPr>
            </w:pPr>
          </w:p>
        </w:tc>
        <w:tc>
          <w:tcPr>
            <w:tcW w:w="347" w:type="pct"/>
            <w:tcBorders>
              <w:top w:val="nil"/>
              <w:left w:val="nil"/>
              <w:bottom w:val="nil"/>
              <w:right w:val="nil"/>
            </w:tcBorders>
            <w:shd w:val="clear" w:color="auto" w:fill="auto"/>
            <w:noWrap/>
            <w:vAlign w:val="bottom"/>
            <w:hideMark/>
            <w:tcPrChange w:id="1750"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2CE3A5AC" w14:textId="77777777" w:rsidR="000F19D2" w:rsidRPr="0080672F" w:rsidRDefault="000F19D2" w:rsidP="000F19D2">
            <w:pPr>
              <w:spacing w:line="240" w:lineRule="auto"/>
              <w:contextualSpacing w:val="0"/>
              <w:jc w:val="center"/>
              <w:rPr>
                <w:rFonts w:eastAsia="Times New Roman" w:cs="Times New Roman"/>
                <w:sz w:val="20"/>
                <w:szCs w:val="20"/>
              </w:rPr>
            </w:pPr>
          </w:p>
        </w:tc>
        <w:tc>
          <w:tcPr>
            <w:tcW w:w="419" w:type="pct"/>
            <w:tcBorders>
              <w:top w:val="nil"/>
              <w:left w:val="nil"/>
              <w:bottom w:val="nil"/>
              <w:right w:val="nil"/>
            </w:tcBorders>
            <w:shd w:val="clear" w:color="auto" w:fill="auto"/>
            <w:noWrap/>
            <w:vAlign w:val="bottom"/>
            <w:hideMark/>
            <w:tcPrChange w:id="1751"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34577347" w14:textId="77777777" w:rsidR="000F19D2" w:rsidRPr="0080672F" w:rsidRDefault="000F19D2" w:rsidP="000F19D2">
            <w:pPr>
              <w:spacing w:line="240" w:lineRule="auto"/>
              <w:contextualSpacing w:val="0"/>
              <w:jc w:val="center"/>
              <w:rPr>
                <w:rFonts w:eastAsia="Times New Roman" w:cs="Times New Roman"/>
                <w:sz w:val="20"/>
                <w:szCs w:val="20"/>
              </w:rPr>
            </w:pPr>
          </w:p>
        </w:tc>
        <w:tc>
          <w:tcPr>
            <w:tcW w:w="383" w:type="pct"/>
            <w:tcBorders>
              <w:top w:val="nil"/>
              <w:left w:val="nil"/>
              <w:bottom w:val="nil"/>
              <w:right w:val="nil"/>
            </w:tcBorders>
            <w:shd w:val="clear" w:color="auto" w:fill="auto"/>
            <w:noWrap/>
            <w:vAlign w:val="bottom"/>
            <w:hideMark/>
            <w:tcPrChange w:id="1752"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19EE42B0" w14:textId="77777777" w:rsidR="000F19D2" w:rsidRPr="0080672F" w:rsidRDefault="000F19D2" w:rsidP="000F19D2">
            <w:pPr>
              <w:spacing w:line="240" w:lineRule="auto"/>
              <w:contextualSpacing w:val="0"/>
              <w:jc w:val="center"/>
              <w:rPr>
                <w:rFonts w:eastAsia="Times New Roman" w:cs="Times New Roman"/>
                <w:sz w:val="20"/>
                <w:szCs w:val="20"/>
              </w:rPr>
            </w:pPr>
          </w:p>
        </w:tc>
      </w:tr>
      <w:tr w:rsidR="000F19D2" w:rsidRPr="0080672F" w14:paraId="3D7C2D1F" w14:textId="77777777" w:rsidTr="00997B1E">
        <w:trPr>
          <w:trHeight w:val="20"/>
          <w:trPrChange w:id="1753"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1754"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464B48E9"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Federal Medicaid Expenditures (in Trillions)</w:t>
            </w:r>
          </w:p>
        </w:tc>
        <w:tc>
          <w:tcPr>
            <w:tcW w:w="401" w:type="pct"/>
            <w:tcBorders>
              <w:top w:val="nil"/>
              <w:left w:val="nil"/>
              <w:bottom w:val="nil"/>
              <w:right w:val="nil"/>
            </w:tcBorders>
            <w:shd w:val="clear" w:color="auto" w:fill="auto"/>
            <w:noWrap/>
            <w:vAlign w:val="bottom"/>
            <w:hideMark/>
            <w:tcPrChange w:id="1755"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5138FD7E" w14:textId="3D5ACF5B" w:rsidR="000F19D2" w:rsidRPr="0080672F" w:rsidRDefault="000F19D2" w:rsidP="000F19D2">
            <w:pPr>
              <w:spacing w:line="240" w:lineRule="auto"/>
              <w:contextualSpacing w:val="0"/>
              <w:jc w:val="center"/>
              <w:rPr>
                <w:rFonts w:eastAsia="Times New Roman" w:cs="Times New Roman"/>
                <w:color w:val="000000"/>
                <w:sz w:val="20"/>
                <w:szCs w:val="20"/>
              </w:rPr>
            </w:pPr>
            <w:ins w:id="1756" w:author="Silver, Ian" w:date="2026-02-18T10:57:00Z" w16du:dateUtc="2026-02-18T15:57:00Z">
              <w:r>
                <w:rPr>
                  <w:color w:val="000000"/>
                  <w:sz w:val="20"/>
                  <w:szCs w:val="20"/>
                </w:rPr>
                <w:t>0.114</w:t>
              </w:r>
            </w:ins>
            <w:del w:id="1757" w:author="Silver, Ian" w:date="2026-02-18T10:57:00Z" w16du:dateUtc="2026-02-18T15:57:00Z">
              <w:r w:rsidRPr="0080672F" w:rsidDel="00997B1E">
                <w:rPr>
                  <w:rFonts w:eastAsia="Times New Roman" w:cs="Times New Roman"/>
                  <w:color w:val="000000"/>
                  <w:sz w:val="20"/>
                  <w:szCs w:val="20"/>
                </w:rPr>
                <w:delText>0.114</w:delText>
              </w:r>
            </w:del>
          </w:p>
        </w:tc>
        <w:tc>
          <w:tcPr>
            <w:tcW w:w="294" w:type="pct"/>
            <w:tcBorders>
              <w:top w:val="nil"/>
              <w:left w:val="nil"/>
              <w:bottom w:val="nil"/>
              <w:right w:val="nil"/>
            </w:tcBorders>
            <w:shd w:val="clear" w:color="auto" w:fill="auto"/>
            <w:noWrap/>
            <w:vAlign w:val="center"/>
            <w:hideMark/>
            <w:tcPrChange w:id="1758"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1261A55D" w14:textId="07E8F82A" w:rsidR="000F19D2" w:rsidRPr="0080672F" w:rsidRDefault="000F19D2" w:rsidP="000F19D2">
            <w:pPr>
              <w:spacing w:line="240" w:lineRule="auto"/>
              <w:contextualSpacing w:val="0"/>
              <w:jc w:val="center"/>
              <w:rPr>
                <w:rFonts w:eastAsia="Times New Roman" w:cs="Times New Roman"/>
                <w:color w:val="000000"/>
                <w:sz w:val="20"/>
                <w:szCs w:val="20"/>
              </w:rPr>
            </w:pPr>
            <w:ins w:id="1759" w:author="Silver, Ian" w:date="2026-02-18T10:57:00Z" w16du:dateUtc="2026-02-18T15:57:00Z">
              <w:r>
                <w:rPr>
                  <w:color w:val="000000"/>
                  <w:sz w:val="20"/>
                  <w:szCs w:val="20"/>
                </w:rPr>
                <w:t>0.480</w:t>
              </w:r>
            </w:ins>
            <w:del w:id="1760" w:author="Silver, Ian" w:date="2026-02-18T10:57:00Z" w16du:dateUtc="2026-02-18T15:57:00Z">
              <w:r w:rsidRPr="0080672F" w:rsidDel="00997B1E">
                <w:rPr>
                  <w:rFonts w:eastAsia="Times New Roman" w:cs="Times New Roman"/>
                  <w:color w:val="000000"/>
                  <w:sz w:val="20"/>
                  <w:szCs w:val="20"/>
                </w:rPr>
                <w:delText>1.615</w:delText>
              </w:r>
            </w:del>
          </w:p>
        </w:tc>
        <w:tc>
          <w:tcPr>
            <w:tcW w:w="454" w:type="pct"/>
            <w:tcBorders>
              <w:top w:val="nil"/>
              <w:left w:val="nil"/>
              <w:bottom w:val="nil"/>
              <w:right w:val="nil"/>
            </w:tcBorders>
            <w:shd w:val="clear" w:color="auto" w:fill="auto"/>
            <w:noWrap/>
            <w:vAlign w:val="bottom"/>
            <w:hideMark/>
            <w:tcPrChange w:id="1761"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4711AB6A" w14:textId="00DFAF4D" w:rsidR="000F19D2" w:rsidRPr="0080672F" w:rsidRDefault="000F19D2" w:rsidP="000F19D2">
            <w:pPr>
              <w:spacing w:line="240" w:lineRule="auto"/>
              <w:contextualSpacing w:val="0"/>
              <w:jc w:val="center"/>
              <w:rPr>
                <w:rFonts w:eastAsia="Times New Roman" w:cs="Times New Roman"/>
                <w:color w:val="000000"/>
                <w:sz w:val="20"/>
                <w:szCs w:val="20"/>
              </w:rPr>
            </w:pPr>
            <w:ins w:id="1762" w:author="Silver, Ian" w:date="2026-02-18T10:57:00Z" w16du:dateUtc="2026-02-18T15:57:00Z">
              <w:r>
                <w:rPr>
                  <w:color w:val="000000"/>
                  <w:sz w:val="20"/>
                  <w:szCs w:val="20"/>
                </w:rPr>
                <w:t>0.044</w:t>
              </w:r>
            </w:ins>
            <w:del w:id="1763" w:author="Silver, Ian" w:date="2026-02-18T10:57:00Z" w16du:dateUtc="2026-02-18T15:57:00Z">
              <w:r w:rsidRPr="0080672F" w:rsidDel="00997B1E">
                <w:rPr>
                  <w:rFonts w:eastAsia="Times New Roman" w:cs="Times New Roman"/>
                  <w:color w:val="000000"/>
                  <w:sz w:val="20"/>
                  <w:szCs w:val="20"/>
                </w:rPr>
                <w:delText>0.044</w:delText>
              </w:r>
            </w:del>
          </w:p>
        </w:tc>
        <w:tc>
          <w:tcPr>
            <w:tcW w:w="454" w:type="pct"/>
            <w:tcBorders>
              <w:top w:val="nil"/>
              <w:left w:val="nil"/>
              <w:bottom w:val="nil"/>
              <w:right w:val="nil"/>
            </w:tcBorders>
            <w:shd w:val="clear" w:color="auto" w:fill="auto"/>
            <w:noWrap/>
            <w:vAlign w:val="bottom"/>
            <w:hideMark/>
            <w:tcPrChange w:id="1764"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0BE9D80E" w14:textId="6DB44124" w:rsidR="000F19D2" w:rsidRPr="0080672F" w:rsidRDefault="000F19D2" w:rsidP="000F19D2">
            <w:pPr>
              <w:spacing w:line="240" w:lineRule="auto"/>
              <w:contextualSpacing w:val="0"/>
              <w:jc w:val="center"/>
              <w:rPr>
                <w:rFonts w:eastAsia="Times New Roman" w:cs="Times New Roman"/>
                <w:color w:val="000000"/>
                <w:sz w:val="20"/>
                <w:szCs w:val="20"/>
              </w:rPr>
            </w:pPr>
            <w:ins w:id="1765" w:author="Silver, Ian" w:date="2026-02-18T10:57:00Z" w16du:dateUtc="2026-02-18T15:57:00Z">
              <w:r>
                <w:rPr>
                  <w:color w:val="000000"/>
                  <w:sz w:val="20"/>
                  <w:szCs w:val="20"/>
                </w:rPr>
                <w:t>0.290</w:t>
              </w:r>
            </w:ins>
            <w:del w:id="1766" w:author="Silver, Ian" w:date="2026-02-18T10:57:00Z" w16du:dateUtc="2026-02-18T15:57:00Z">
              <w:r w:rsidRPr="0080672F" w:rsidDel="00997B1E">
                <w:rPr>
                  <w:rFonts w:eastAsia="Times New Roman" w:cs="Times New Roman"/>
                  <w:color w:val="000000"/>
                  <w:sz w:val="20"/>
                  <w:szCs w:val="20"/>
                </w:rPr>
                <w:delText>0.290</w:delText>
              </w:r>
            </w:del>
          </w:p>
        </w:tc>
        <w:tc>
          <w:tcPr>
            <w:tcW w:w="347" w:type="pct"/>
            <w:tcBorders>
              <w:top w:val="nil"/>
              <w:left w:val="nil"/>
              <w:bottom w:val="nil"/>
              <w:right w:val="nil"/>
            </w:tcBorders>
            <w:shd w:val="clear" w:color="auto" w:fill="auto"/>
            <w:noWrap/>
            <w:vAlign w:val="bottom"/>
            <w:hideMark/>
            <w:tcPrChange w:id="1767"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25123CB2" w14:textId="60EAEA24" w:rsidR="000F19D2" w:rsidRPr="0080672F" w:rsidRDefault="000F19D2" w:rsidP="000F19D2">
            <w:pPr>
              <w:spacing w:line="240" w:lineRule="auto"/>
              <w:contextualSpacing w:val="0"/>
              <w:jc w:val="center"/>
              <w:rPr>
                <w:rFonts w:eastAsia="Times New Roman" w:cs="Times New Roman"/>
                <w:color w:val="000000"/>
                <w:sz w:val="20"/>
                <w:szCs w:val="20"/>
              </w:rPr>
            </w:pPr>
            <w:ins w:id="1768" w:author="Silver, Ian" w:date="2026-02-18T10:57:00Z" w16du:dateUtc="2026-02-18T15:57:00Z">
              <w:r>
                <w:rPr>
                  <w:color w:val="000000"/>
                  <w:sz w:val="20"/>
                  <w:szCs w:val="20"/>
                </w:rPr>
                <w:t>1.000</w:t>
              </w:r>
            </w:ins>
            <w:del w:id="1769" w:author="Silver, Ian" w:date="2026-02-18T10:57:00Z" w16du:dateUtc="2026-02-18T15:57:00Z">
              <w:r w:rsidRPr="0080672F" w:rsidDel="00997B1E">
                <w:rPr>
                  <w:rFonts w:eastAsia="Times New Roman" w:cs="Times New Roman"/>
                  <w:color w:val="000000"/>
                  <w:sz w:val="20"/>
                  <w:szCs w:val="20"/>
                </w:rPr>
                <w:delText>1.000</w:delText>
              </w:r>
            </w:del>
          </w:p>
        </w:tc>
        <w:tc>
          <w:tcPr>
            <w:tcW w:w="419" w:type="pct"/>
            <w:tcBorders>
              <w:top w:val="nil"/>
              <w:left w:val="nil"/>
              <w:bottom w:val="nil"/>
              <w:right w:val="nil"/>
            </w:tcBorders>
            <w:shd w:val="clear" w:color="auto" w:fill="auto"/>
            <w:noWrap/>
            <w:vAlign w:val="bottom"/>
            <w:hideMark/>
            <w:tcPrChange w:id="1770"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47AF4790" w14:textId="478AF741" w:rsidR="000F19D2" w:rsidRPr="0080672F" w:rsidRDefault="000F19D2" w:rsidP="000F19D2">
            <w:pPr>
              <w:spacing w:line="240" w:lineRule="auto"/>
              <w:contextualSpacing w:val="0"/>
              <w:jc w:val="center"/>
              <w:rPr>
                <w:rFonts w:eastAsia="Times New Roman" w:cs="Times New Roman"/>
                <w:color w:val="000000"/>
                <w:sz w:val="20"/>
                <w:szCs w:val="20"/>
              </w:rPr>
            </w:pPr>
            <w:ins w:id="1771" w:author="Silver, Ian" w:date="2026-02-18T10:57:00Z" w16du:dateUtc="2026-02-18T15:57:00Z">
              <w:r>
                <w:rPr>
                  <w:color w:val="000000"/>
                  <w:sz w:val="20"/>
                  <w:szCs w:val="20"/>
                </w:rPr>
                <w:t>4788</w:t>
              </w:r>
            </w:ins>
            <w:del w:id="1772" w:author="Silver, Ian" w:date="2026-02-18T10:57:00Z" w16du:dateUtc="2026-02-18T15:57:00Z">
              <w:r w:rsidRPr="0080672F" w:rsidDel="00997B1E">
                <w:rPr>
                  <w:rFonts w:eastAsia="Times New Roman" w:cs="Times New Roman"/>
                  <w:color w:val="000000"/>
                  <w:sz w:val="20"/>
                  <w:szCs w:val="20"/>
                </w:rPr>
                <w:delText>4788</w:delText>
              </w:r>
            </w:del>
          </w:p>
        </w:tc>
        <w:tc>
          <w:tcPr>
            <w:tcW w:w="383" w:type="pct"/>
            <w:tcBorders>
              <w:top w:val="nil"/>
              <w:left w:val="nil"/>
              <w:bottom w:val="nil"/>
              <w:right w:val="nil"/>
            </w:tcBorders>
            <w:shd w:val="clear" w:color="auto" w:fill="auto"/>
            <w:noWrap/>
            <w:vAlign w:val="bottom"/>
            <w:hideMark/>
            <w:tcPrChange w:id="1773"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2A59436B" w14:textId="5814B641" w:rsidR="000F19D2" w:rsidRPr="0080672F" w:rsidRDefault="000F19D2" w:rsidP="000F19D2">
            <w:pPr>
              <w:spacing w:line="240" w:lineRule="auto"/>
              <w:contextualSpacing w:val="0"/>
              <w:jc w:val="center"/>
              <w:rPr>
                <w:rFonts w:eastAsia="Times New Roman" w:cs="Times New Roman"/>
                <w:color w:val="000000"/>
                <w:sz w:val="20"/>
                <w:szCs w:val="20"/>
              </w:rPr>
            </w:pPr>
            <w:ins w:id="1774" w:author="Silver, Ian" w:date="2026-02-18T10:57:00Z" w16du:dateUtc="2026-02-18T15:57:00Z">
              <w:r>
                <w:rPr>
                  <w:color w:val="000000"/>
                  <w:sz w:val="20"/>
                  <w:szCs w:val="20"/>
                </w:rPr>
                <w:t>5553</w:t>
              </w:r>
            </w:ins>
            <w:del w:id="1775" w:author="Silver, Ian" w:date="2026-02-18T10:57:00Z" w16du:dateUtc="2026-02-18T15:57:00Z">
              <w:r w:rsidRPr="0080672F" w:rsidDel="00997B1E">
                <w:rPr>
                  <w:rFonts w:eastAsia="Times New Roman" w:cs="Times New Roman"/>
                  <w:color w:val="000000"/>
                  <w:sz w:val="20"/>
                  <w:szCs w:val="20"/>
                </w:rPr>
                <w:delText>5553</w:delText>
              </w:r>
            </w:del>
          </w:p>
        </w:tc>
      </w:tr>
      <w:tr w:rsidR="000F19D2" w:rsidRPr="0080672F" w14:paraId="2564CC91" w14:textId="77777777" w:rsidTr="00997B1E">
        <w:trPr>
          <w:trHeight w:val="20"/>
          <w:trPrChange w:id="1776"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bottom"/>
            <w:hideMark/>
            <w:tcPrChange w:id="1777" w:author="Silver, Ian" w:date="2026-02-18T10:57:00Z" w16du:dateUtc="2026-02-18T15:57:00Z">
              <w:tcPr>
                <w:tcW w:w="2248" w:type="pct"/>
                <w:tcBorders>
                  <w:top w:val="nil"/>
                  <w:left w:val="nil"/>
                  <w:bottom w:val="nil"/>
                  <w:right w:val="nil"/>
                </w:tcBorders>
                <w:shd w:val="clear" w:color="auto" w:fill="auto"/>
                <w:noWrap/>
                <w:vAlign w:val="bottom"/>
                <w:hideMark/>
              </w:tcPr>
            </w:tcPrChange>
          </w:tcPr>
          <w:p w14:paraId="5FDBE284"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State Medicaid Expenditures (in Trillions)</w:t>
            </w:r>
          </w:p>
        </w:tc>
        <w:tc>
          <w:tcPr>
            <w:tcW w:w="401" w:type="pct"/>
            <w:tcBorders>
              <w:top w:val="nil"/>
              <w:left w:val="nil"/>
              <w:bottom w:val="nil"/>
              <w:right w:val="nil"/>
            </w:tcBorders>
            <w:shd w:val="clear" w:color="auto" w:fill="auto"/>
            <w:noWrap/>
            <w:vAlign w:val="bottom"/>
            <w:hideMark/>
            <w:tcPrChange w:id="1778"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118DBD25" w14:textId="0B0A418C" w:rsidR="000F19D2" w:rsidRPr="0080672F" w:rsidRDefault="000F19D2" w:rsidP="000F19D2">
            <w:pPr>
              <w:spacing w:line="240" w:lineRule="auto"/>
              <w:contextualSpacing w:val="0"/>
              <w:jc w:val="center"/>
              <w:rPr>
                <w:rFonts w:eastAsia="Times New Roman" w:cs="Times New Roman"/>
                <w:color w:val="000000"/>
                <w:sz w:val="20"/>
                <w:szCs w:val="20"/>
              </w:rPr>
            </w:pPr>
            <w:ins w:id="1779" w:author="Silver, Ian" w:date="2026-02-18T10:57:00Z" w16du:dateUtc="2026-02-18T15:57:00Z">
              <w:r>
                <w:rPr>
                  <w:color w:val="000000"/>
                  <w:sz w:val="20"/>
                  <w:szCs w:val="20"/>
                </w:rPr>
                <w:t>0.000</w:t>
              </w:r>
            </w:ins>
            <w:del w:id="1780" w:author="Silver, Ian" w:date="2026-02-18T10:57:00Z" w16du:dateUtc="2026-02-18T15:57:00Z">
              <w:r w:rsidRPr="0080672F" w:rsidDel="00997B1E">
                <w:rPr>
                  <w:rFonts w:eastAsia="Times New Roman" w:cs="Times New Roman"/>
                  <w:color w:val="000000"/>
                  <w:sz w:val="20"/>
                  <w:szCs w:val="20"/>
                </w:rPr>
                <w:delText>0.000</w:delText>
              </w:r>
            </w:del>
          </w:p>
        </w:tc>
        <w:tc>
          <w:tcPr>
            <w:tcW w:w="294" w:type="pct"/>
            <w:tcBorders>
              <w:top w:val="nil"/>
              <w:left w:val="nil"/>
              <w:bottom w:val="nil"/>
              <w:right w:val="nil"/>
            </w:tcBorders>
            <w:shd w:val="clear" w:color="auto" w:fill="auto"/>
            <w:noWrap/>
            <w:vAlign w:val="center"/>
            <w:hideMark/>
            <w:tcPrChange w:id="1781"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059DEA18" w14:textId="321A1514" w:rsidR="000F19D2" w:rsidRPr="0080672F" w:rsidRDefault="000F19D2" w:rsidP="000F19D2">
            <w:pPr>
              <w:spacing w:line="240" w:lineRule="auto"/>
              <w:contextualSpacing w:val="0"/>
              <w:jc w:val="center"/>
              <w:rPr>
                <w:rFonts w:eastAsia="Times New Roman" w:cs="Times New Roman"/>
                <w:color w:val="000000"/>
                <w:sz w:val="20"/>
                <w:szCs w:val="20"/>
              </w:rPr>
            </w:pPr>
            <w:ins w:id="1782" w:author="Silver, Ian" w:date="2026-02-18T10:57:00Z" w16du:dateUtc="2026-02-18T15:57:00Z">
              <w:r>
                <w:rPr>
                  <w:color w:val="000000"/>
                  <w:sz w:val="20"/>
                  <w:szCs w:val="20"/>
                </w:rPr>
                <w:t>0.813</w:t>
              </w:r>
            </w:ins>
            <w:del w:id="1783" w:author="Silver, Ian" w:date="2026-02-18T10:57:00Z" w16du:dateUtc="2026-02-18T15:57:00Z">
              <w:r w:rsidRPr="0080672F" w:rsidDel="00997B1E">
                <w:rPr>
                  <w:rFonts w:eastAsia="Times New Roman" w:cs="Times New Roman"/>
                  <w:color w:val="000000"/>
                  <w:sz w:val="20"/>
                  <w:szCs w:val="20"/>
                </w:rPr>
                <w:delText>2.254</w:delText>
              </w:r>
            </w:del>
          </w:p>
        </w:tc>
        <w:tc>
          <w:tcPr>
            <w:tcW w:w="454" w:type="pct"/>
            <w:tcBorders>
              <w:top w:val="nil"/>
              <w:left w:val="nil"/>
              <w:bottom w:val="nil"/>
              <w:right w:val="nil"/>
            </w:tcBorders>
            <w:shd w:val="clear" w:color="auto" w:fill="auto"/>
            <w:noWrap/>
            <w:vAlign w:val="bottom"/>
            <w:hideMark/>
            <w:tcPrChange w:id="1784"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162A504C" w14:textId="0CC21275" w:rsidR="000F19D2" w:rsidRPr="0080672F" w:rsidRDefault="000F19D2" w:rsidP="000F19D2">
            <w:pPr>
              <w:spacing w:line="240" w:lineRule="auto"/>
              <w:contextualSpacing w:val="0"/>
              <w:jc w:val="center"/>
              <w:rPr>
                <w:rFonts w:eastAsia="Times New Roman" w:cs="Times New Roman"/>
                <w:color w:val="000000"/>
                <w:sz w:val="20"/>
                <w:szCs w:val="20"/>
              </w:rPr>
            </w:pPr>
            <w:ins w:id="1785" w:author="Silver, Ian" w:date="2026-02-18T10:57:00Z" w16du:dateUtc="2026-02-18T15:57:00Z">
              <w:r>
                <w:rPr>
                  <w:color w:val="000000"/>
                  <w:sz w:val="20"/>
                  <w:szCs w:val="20"/>
                </w:rPr>
                <w:t>0.000</w:t>
              </w:r>
            </w:ins>
            <w:del w:id="1786" w:author="Silver, Ian" w:date="2026-02-18T10:57:00Z" w16du:dateUtc="2026-02-18T15:57:00Z">
              <w:r w:rsidRPr="0080672F" w:rsidDel="00997B1E">
                <w:rPr>
                  <w:rFonts w:eastAsia="Times New Roman" w:cs="Times New Roman"/>
                  <w:color w:val="000000"/>
                  <w:sz w:val="20"/>
                  <w:szCs w:val="20"/>
                </w:rPr>
                <w:delText>0.000</w:delText>
              </w:r>
            </w:del>
          </w:p>
        </w:tc>
        <w:tc>
          <w:tcPr>
            <w:tcW w:w="454" w:type="pct"/>
            <w:tcBorders>
              <w:top w:val="nil"/>
              <w:left w:val="nil"/>
              <w:bottom w:val="nil"/>
              <w:right w:val="nil"/>
            </w:tcBorders>
            <w:shd w:val="clear" w:color="auto" w:fill="auto"/>
            <w:noWrap/>
            <w:vAlign w:val="bottom"/>
            <w:hideMark/>
            <w:tcPrChange w:id="1787"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70572236" w14:textId="2E3D8177" w:rsidR="000F19D2" w:rsidRPr="0080672F" w:rsidRDefault="000F19D2" w:rsidP="000F19D2">
            <w:pPr>
              <w:spacing w:line="240" w:lineRule="auto"/>
              <w:contextualSpacing w:val="0"/>
              <w:jc w:val="center"/>
              <w:rPr>
                <w:rFonts w:eastAsia="Times New Roman" w:cs="Times New Roman"/>
                <w:color w:val="000000"/>
                <w:sz w:val="20"/>
                <w:szCs w:val="20"/>
              </w:rPr>
            </w:pPr>
            <w:ins w:id="1788" w:author="Silver, Ian" w:date="2026-02-18T10:57:00Z" w16du:dateUtc="2026-02-18T15:57:00Z">
              <w:r>
                <w:rPr>
                  <w:color w:val="000000"/>
                  <w:sz w:val="20"/>
                  <w:szCs w:val="20"/>
                </w:rPr>
                <w:t>0.000</w:t>
              </w:r>
            </w:ins>
            <w:del w:id="1789" w:author="Silver, Ian" w:date="2026-02-18T10:57:00Z" w16du:dateUtc="2026-02-18T15:57:00Z">
              <w:r w:rsidRPr="0080672F" w:rsidDel="00997B1E">
                <w:rPr>
                  <w:rFonts w:eastAsia="Times New Roman" w:cs="Times New Roman"/>
                  <w:color w:val="000000"/>
                  <w:sz w:val="20"/>
                  <w:szCs w:val="20"/>
                </w:rPr>
                <w:delText>0.000</w:delText>
              </w:r>
            </w:del>
          </w:p>
        </w:tc>
        <w:tc>
          <w:tcPr>
            <w:tcW w:w="347" w:type="pct"/>
            <w:tcBorders>
              <w:top w:val="nil"/>
              <w:left w:val="nil"/>
              <w:bottom w:val="nil"/>
              <w:right w:val="nil"/>
            </w:tcBorders>
            <w:shd w:val="clear" w:color="auto" w:fill="auto"/>
            <w:noWrap/>
            <w:vAlign w:val="bottom"/>
            <w:hideMark/>
            <w:tcPrChange w:id="1790"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59C87112" w14:textId="773DD126" w:rsidR="000F19D2" w:rsidRPr="0080672F" w:rsidRDefault="000F19D2" w:rsidP="000F19D2">
            <w:pPr>
              <w:spacing w:line="240" w:lineRule="auto"/>
              <w:contextualSpacing w:val="0"/>
              <w:jc w:val="center"/>
              <w:rPr>
                <w:rFonts w:eastAsia="Times New Roman" w:cs="Times New Roman"/>
                <w:color w:val="000000"/>
                <w:sz w:val="20"/>
                <w:szCs w:val="20"/>
              </w:rPr>
            </w:pPr>
            <w:ins w:id="1791" w:author="Silver, Ian" w:date="2026-02-18T10:57:00Z" w16du:dateUtc="2026-02-18T15:57:00Z">
              <w:r>
                <w:rPr>
                  <w:color w:val="000000"/>
                  <w:sz w:val="20"/>
                  <w:szCs w:val="20"/>
                </w:rPr>
                <w:t>1.001</w:t>
              </w:r>
            </w:ins>
            <w:del w:id="1792" w:author="Silver, Ian" w:date="2026-02-18T10:57:00Z" w16du:dateUtc="2026-02-18T15:57:00Z">
              <w:r w:rsidRPr="0080672F" w:rsidDel="00997B1E">
                <w:rPr>
                  <w:rFonts w:eastAsia="Times New Roman" w:cs="Times New Roman"/>
                  <w:color w:val="000000"/>
                  <w:sz w:val="20"/>
                  <w:szCs w:val="20"/>
                </w:rPr>
                <w:delText>1.001</w:delText>
              </w:r>
            </w:del>
          </w:p>
        </w:tc>
        <w:tc>
          <w:tcPr>
            <w:tcW w:w="419" w:type="pct"/>
            <w:tcBorders>
              <w:top w:val="nil"/>
              <w:left w:val="nil"/>
              <w:bottom w:val="nil"/>
              <w:right w:val="nil"/>
            </w:tcBorders>
            <w:shd w:val="clear" w:color="auto" w:fill="auto"/>
            <w:noWrap/>
            <w:vAlign w:val="bottom"/>
            <w:hideMark/>
            <w:tcPrChange w:id="1793"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79A69853" w14:textId="6972FD89" w:rsidR="000F19D2" w:rsidRPr="0080672F" w:rsidRDefault="000F19D2" w:rsidP="000F19D2">
            <w:pPr>
              <w:spacing w:line="240" w:lineRule="auto"/>
              <w:contextualSpacing w:val="0"/>
              <w:jc w:val="center"/>
              <w:rPr>
                <w:rFonts w:eastAsia="Times New Roman" w:cs="Times New Roman"/>
                <w:color w:val="000000"/>
                <w:sz w:val="20"/>
                <w:szCs w:val="20"/>
              </w:rPr>
            </w:pPr>
            <w:ins w:id="1794" w:author="Silver, Ian" w:date="2026-02-18T10:57:00Z" w16du:dateUtc="2026-02-18T15:57:00Z">
              <w:r>
                <w:rPr>
                  <w:color w:val="000000"/>
                  <w:sz w:val="20"/>
                  <w:szCs w:val="20"/>
                </w:rPr>
                <w:t>5136</w:t>
              </w:r>
            </w:ins>
            <w:del w:id="1795" w:author="Silver, Ian" w:date="2026-02-18T10:57:00Z" w16du:dateUtc="2026-02-18T15:57:00Z">
              <w:r w:rsidRPr="0080672F" w:rsidDel="00997B1E">
                <w:rPr>
                  <w:rFonts w:eastAsia="Times New Roman" w:cs="Times New Roman"/>
                  <w:color w:val="000000"/>
                  <w:sz w:val="20"/>
                  <w:szCs w:val="20"/>
                </w:rPr>
                <w:delText>5136</w:delText>
              </w:r>
            </w:del>
          </w:p>
        </w:tc>
        <w:tc>
          <w:tcPr>
            <w:tcW w:w="383" w:type="pct"/>
            <w:tcBorders>
              <w:top w:val="nil"/>
              <w:left w:val="nil"/>
              <w:bottom w:val="nil"/>
              <w:right w:val="nil"/>
            </w:tcBorders>
            <w:shd w:val="clear" w:color="auto" w:fill="auto"/>
            <w:noWrap/>
            <w:vAlign w:val="bottom"/>
            <w:hideMark/>
            <w:tcPrChange w:id="1796"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072EB1B9" w14:textId="639B70B4" w:rsidR="000F19D2" w:rsidRPr="0080672F" w:rsidRDefault="000F19D2" w:rsidP="000F19D2">
            <w:pPr>
              <w:spacing w:line="240" w:lineRule="auto"/>
              <w:contextualSpacing w:val="0"/>
              <w:jc w:val="center"/>
              <w:rPr>
                <w:rFonts w:eastAsia="Times New Roman" w:cs="Times New Roman"/>
                <w:color w:val="000000"/>
                <w:sz w:val="20"/>
                <w:szCs w:val="20"/>
              </w:rPr>
            </w:pPr>
            <w:ins w:id="1797" w:author="Silver, Ian" w:date="2026-02-18T10:57:00Z" w16du:dateUtc="2026-02-18T15:57:00Z">
              <w:r>
                <w:rPr>
                  <w:color w:val="000000"/>
                  <w:sz w:val="20"/>
                  <w:szCs w:val="20"/>
                </w:rPr>
                <w:t>5525</w:t>
              </w:r>
            </w:ins>
            <w:del w:id="1798" w:author="Silver, Ian" w:date="2026-02-18T10:57:00Z" w16du:dateUtc="2026-02-18T15:57:00Z">
              <w:r w:rsidRPr="0080672F" w:rsidDel="00997B1E">
                <w:rPr>
                  <w:rFonts w:eastAsia="Times New Roman" w:cs="Times New Roman"/>
                  <w:color w:val="000000"/>
                  <w:sz w:val="20"/>
                  <w:szCs w:val="20"/>
                </w:rPr>
                <w:delText>5525</w:delText>
              </w:r>
            </w:del>
          </w:p>
        </w:tc>
      </w:tr>
      <w:tr w:rsidR="000F19D2" w:rsidRPr="0080672F" w14:paraId="3FAF2EEE" w14:textId="77777777" w:rsidTr="00997B1E">
        <w:trPr>
          <w:trHeight w:val="20"/>
          <w:trPrChange w:id="1799"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1800"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27089FA8" w14:textId="77777777" w:rsidR="000F19D2" w:rsidRPr="0080672F" w:rsidRDefault="000F19D2" w:rsidP="000F19D2">
            <w:pPr>
              <w:spacing w:line="240" w:lineRule="auto"/>
              <w:contextualSpacing w:val="0"/>
              <w:rPr>
                <w:rFonts w:eastAsia="Times New Roman" w:cs="Times New Roman"/>
                <w:b/>
                <w:bCs/>
                <w:i/>
                <w:iCs/>
                <w:color w:val="000000"/>
                <w:sz w:val="20"/>
                <w:szCs w:val="20"/>
              </w:rPr>
            </w:pPr>
            <w:r w:rsidRPr="0080672F">
              <w:rPr>
                <w:rFonts w:eastAsia="Times New Roman" w:cs="Times New Roman"/>
                <w:b/>
                <w:bCs/>
                <w:i/>
                <w:iCs/>
                <w:color w:val="000000"/>
                <w:sz w:val="20"/>
                <w:szCs w:val="20"/>
              </w:rPr>
              <w:t>Time Varying Covariates (2002-2019)</w:t>
            </w:r>
          </w:p>
        </w:tc>
        <w:tc>
          <w:tcPr>
            <w:tcW w:w="401" w:type="pct"/>
            <w:tcBorders>
              <w:top w:val="nil"/>
              <w:left w:val="nil"/>
              <w:bottom w:val="nil"/>
              <w:right w:val="nil"/>
            </w:tcBorders>
            <w:shd w:val="clear" w:color="auto" w:fill="auto"/>
            <w:noWrap/>
            <w:vAlign w:val="bottom"/>
            <w:hideMark/>
            <w:tcPrChange w:id="1801"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10E1C6BA" w14:textId="77777777" w:rsidR="000F19D2" w:rsidRPr="0080672F" w:rsidRDefault="000F19D2" w:rsidP="000F19D2">
            <w:pPr>
              <w:spacing w:line="240" w:lineRule="auto"/>
              <w:contextualSpacing w:val="0"/>
              <w:rPr>
                <w:rFonts w:eastAsia="Times New Roman" w:cs="Times New Roman"/>
                <w:b/>
                <w:bCs/>
                <w:i/>
                <w:iCs/>
                <w:color w:val="000000"/>
                <w:sz w:val="20"/>
                <w:szCs w:val="20"/>
              </w:rPr>
            </w:pPr>
          </w:p>
        </w:tc>
        <w:tc>
          <w:tcPr>
            <w:tcW w:w="294" w:type="pct"/>
            <w:tcBorders>
              <w:top w:val="nil"/>
              <w:left w:val="nil"/>
              <w:bottom w:val="nil"/>
              <w:right w:val="nil"/>
            </w:tcBorders>
            <w:shd w:val="clear" w:color="auto" w:fill="auto"/>
            <w:noWrap/>
            <w:vAlign w:val="center"/>
            <w:hideMark/>
            <w:tcPrChange w:id="1802"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4091871E" w14:textId="77777777" w:rsidR="000F19D2" w:rsidRPr="0080672F" w:rsidRDefault="000F19D2" w:rsidP="000F19D2">
            <w:pPr>
              <w:spacing w:line="240" w:lineRule="auto"/>
              <w:contextualSpacing w:val="0"/>
              <w:jc w:val="center"/>
              <w:rPr>
                <w:rFonts w:eastAsia="Times New Roman" w:cs="Times New Roman"/>
                <w:sz w:val="20"/>
                <w:szCs w:val="20"/>
              </w:rPr>
            </w:pPr>
          </w:p>
        </w:tc>
        <w:tc>
          <w:tcPr>
            <w:tcW w:w="454" w:type="pct"/>
            <w:tcBorders>
              <w:top w:val="nil"/>
              <w:left w:val="nil"/>
              <w:bottom w:val="nil"/>
              <w:right w:val="nil"/>
            </w:tcBorders>
            <w:shd w:val="clear" w:color="auto" w:fill="auto"/>
            <w:noWrap/>
            <w:vAlign w:val="bottom"/>
            <w:hideMark/>
            <w:tcPrChange w:id="1803"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29F9508F" w14:textId="77777777" w:rsidR="000F19D2" w:rsidRPr="0080672F" w:rsidRDefault="000F19D2" w:rsidP="000F19D2">
            <w:pPr>
              <w:spacing w:line="240" w:lineRule="auto"/>
              <w:contextualSpacing w:val="0"/>
              <w:jc w:val="center"/>
              <w:rPr>
                <w:rFonts w:eastAsia="Times New Roman" w:cs="Times New Roman"/>
                <w:sz w:val="20"/>
                <w:szCs w:val="20"/>
              </w:rPr>
            </w:pPr>
          </w:p>
        </w:tc>
        <w:tc>
          <w:tcPr>
            <w:tcW w:w="454" w:type="pct"/>
            <w:tcBorders>
              <w:top w:val="nil"/>
              <w:left w:val="nil"/>
              <w:bottom w:val="nil"/>
              <w:right w:val="nil"/>
            </w:tcBorders>
            <w:shd w:val="clear" w:color="auto" w:fill="auto"/>
            <w:noWrap/>
            <w:vAlign w:val="bottom"/>
            <w:hideMark/>
            <w:tcPrChange w:id="1804"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5C943C70" w14:textId="77777777" w:rsidR="000F19D2" w:rsidRPr="0080672F" w:rsidRDefault="000F19D2" w:rsidP="000F19D2">
            <w:pPr>
              <w:spacing w:line="240" w:lineRule="auto"/>
              <w:contextualSpacing w:val="0"/>
              <w:jc w:val="center"/>
              <w:rPr>
                <w:rFonts w:eastAsia="Times New Roman" w:cs="Times New Roman"/>
                <w:sz w:val="20"/>
                <w:szCs w:val="20"/>
              </w:rPr>
            </w:pPr>
          </w:p>
        </w:tc>
        <w:tc>
          <w:tcPr>
            <w:tcW w:w="347" w:type="pct"/>
            <w:tcBorders>
              <w:top w:val="nil"/>
              <w:left w:val="nil"/>
              <w:bottom w:val="nil"/>
              <w:right w:val="nil"/>
            </w:tcBorders>
            <w:shd w:val="clear" w:color="auto" w:fill="auto"/>
            <w:noWrap/>
            <w:vAlign w:val="bottom"/>
            <w:hideMark/>
            <w:tcPrChange w:id="1805"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3DDF8142" w14:textId="77777777" w:rsidR="000F19D2" w:rsidRPr="0080672F" w:rsidRDefault="000F19D2" w:rsidP="000F19D2">
            <w:pPr>
              <w:spacing w:line="240" w:lineRule="auto"/>
              <w:contextualSpacing w:val="0"/>
              <w:jc w:val="center"/>
              <w:rPr>
                <w:rFonts w:eastAsia="Times New Roman" w:cs="Times New Roman"/>
                <w:sz w:val="20"/>
                <w:szCs w:val="20"/>
              </w:rPr>
            </w:pPr>
          </w:p>
        </w:tc>
        <w:tc>
          <w:tcPr>
            <w:tcW w:w="419" w:type="pct"/>
            <w:tcBorders>
              <w:top w:val="nil"/>
              <w:left w:val="nil"/>
              <w:bottom w:val="nil"/>
              <w:right w:val="nil"/>
            </w:tcBorders>
            <w:shd w:val="clear" w:color="auto" w:fill="auto"/>
            <w:noWrap/>
            <w:vAlign w:val="bottom"/>
            <w:hideMark/>
            <w:tcPrChange w:id="1806"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426EA262" w14:textId="77777777" w:rsidR="000F19D2" w:rsidRPr="0080672F" w:rsidRDefault="000F19D2" w:rsidP="000F19D2">
            <w:pPr>
              <w:spacing w:line="240" w:lineRule="auto"/>
              <w:contextualSpacing w:val="0"/>
              <w:jc w:val="center"/>
              <w:rPr>
                <w:rFonts w:eastAsia="Times New Roman" w:cs="Times New Roman"/>
                <w:sz w:val="20"/>
                <w:szCs w:val="20"/>
              </w:rPr>
            </w:pPr>
          </w:p>
        </w:tc>
        <w:tc>
          <w:tcPr>
            <w:tcW w:w="383" w:type="pct"/>
            <w:tcBorders>
              <w:top w:val="nil"/>
              <w:left w:val="nil"/>
              <w:bottom w:val="nil"/>
              <w:right w:val="nil"/>
            </w:tcBorders>
            <w:shd w:val="clear" w:color="auto" w:fill="auto"/>
            <w:noWrap/>
            <w:vAlign w:val="bottom"/>
            <w:hideMark/>
            <w:tcPrChange w:id="1807"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2958688A" w14:textId="77777777" w:rsidR="000F19D2" w:rsidRPr="0080672F" w:rsidRDefault="000F19D2" w:rsidP="000F19D2">
            <w:pPr>
              <w:spacing w:line="240" w:lineRule="auto"/>
              <w:contextualSpacing w:val="0"/>
              <w:jc w:val="center"/>
              <w:rPr>
                <w:rFonts w:eastAsia="Times New Roman" w:cs="Times New Roman"/>
                <w:sz w:val="20"/>
                <w:szCs w:val="20"/>
              </w:rPr>
            </w:pPr>
          </w:p>
        </w:tc>
      </w:tr>
      <w:tr w:rsidR="000F19D2" w:rsidRPr="0080672F" w14:paraId="5DD27E1F" w14:textId="77777777" w:rsidTr="00997B1E">
        <w:trPr>
          <w:trHeight w:val="20"/>
          <w:trPrChange w:id="1808"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1809"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3EA82E29"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 xml:space="preserve">Wave </w:t>
            </w:r>
          </w:p>
        </w:tc>
        <w:tc>
          <w:tcPr>
            <w:tcW w:w="401" w:type="pct"/>
            <w:tcBorders>
              <w:top w:val="nil"/>
              <w:left w:val="nil"/>
              <w:bottom w:val="nil"/>
              <w:right w:val="nil"/>
            </w:tcBorders>
            <w:shd w:val="clear" w:color="auto" w:fill="auto"/>
            <w:noWrap/>
            <w:vAlign w:val="bottom"/>
            <w:hideMark/>
            <w:tcPrChange w:id="1810"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54FFC298" w14:textId="6D404A90" w:rsidR="000F19D2" w:rsidRPr="0080672F" w:rsidRDefault="000F19D2" w:rsidP="000F19D2">
            <w:pPr>
              <w:spacing w:line="240" w:lineRule="auto"/>
              <w:contextualSpacing w:val="0"/>
              <w:jc w:val="center"/>
              <w:rPr>
                <w:rFonts w:eastAsia="Times New Roman" w:cs="Times New Roman"/>
                <w:color w:val="000000"/>
                <w:sz w:val="20"/>
                <w:szCs w:val="20"/>
              </w:rPr>
            </w:pPr>
            <w:ins w:id="1811" w:author="Silver, Ian" w:date="2026-02-18T10:57:00Z" w16du:dateUtc="2026-02-18T15:57:00Z">
              <w:r>
                <w:rPr>
                  <w:color w:val="000000"/>
                  <w:sz w:val="20"/>
                  <w:szCs w:val="20"/>
                </w:rPr>
                <w:t>1.040</w:t>
              </w:r>
            </w:ins>
            <w:del w:id="1812" w:author="Silver, Ian" w:date="2026-02-18T10:57:00Z" w16du:dateUtc="2026-02-18T15:57:00Z">
              <w:r w:rsidRPr="0080672F" w:rsidDel="00997B1E">
                <w:rPr>
                  <w:rFonts w:eastAsia="Times New Roman" w:cs="Times New Roman"/>
                  <w:color w:val="000000"/>
                  <w:sz w:val="20"/>
                  <w:szCs w:val="20"/>
                </w:rPr>
                <w:delText>1.040</w:delText>
              </w:r>
            </w:del>
          </w:p>
        </w:tc>
        <w:tc>
          <w:tcPr>
            <w:tcW w:w="294" w:type="pct"/>
            <w:tcBorders>
              <w:top w:val="nil"/>
              <w:left w:val="nil"/>
              <w:bottom w:val="nil"/>
              <w:right w:val="nil"/>
            </w:tcBorders>
            <w:shd w:val="clear" w:color="auto" w:fill="auto"/>
            <w:noWrap/>
            <w:vAlign w:val="center"/>
            <w:hideMark/>
            <w:tcPrChange w:id="1813"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72D92A0A" w14:textId="09FB97C7" w:rsidR="000F19D2" w:rsidRPr="0080672F" w:rsidRDefault="000F19D2" w:rsidP="000F19D2">
            <w:pPr>
              <w:spacing w:line="240" w:lineRule="auto"/>
              <w:contextualSpacing w:val="0"/>
              <w:jc w:val="center"/>
              <w:rPr>
                <w:rFonts w:eastAsia="Times New Roman" w:cs="Times New Roman"/>
                <w:color w:val="000000"/>
                <w:sz w:val="20"/>
                <w:szCs w:val="20"/>
              </w:rPr>
            </w:pPr>
            <w:ins w:id="1814" w:author="Silver, Ian" w:date="2026-02-18T10:57:00Z" w16du:dateUtc="2026-02-18T15:57:00Z">
              <w:r>
                <w:rPr>
                  <w:color w:val="000000"/>
                  <w:sz w:val="20"/>
                  <w:szCs w:val="20"/>
                </w:rPr>
                <w:t>0.010</w:t>
              </w:r>
            </w:ins>
            <w:del w:id="1815" w:author="Silver, Ian" w:date="2026-02-18T10:57:00Z" w16du:dateUtc="2026-02-18T15:57:00Z">
              <w:r w:rsidRPr="0080672F" w:rsidDel="00997B1E">
                <w:rPr>
                  <w:rFonts w:eastAsia="Times New Roman" w:cs="Times New Roman"/>
                  <w:color w:val="000000"/>
                  <w:sz w:val="20"/>
                  <w:szCs w:val="20"/>
                </w:rPr>
                <w:delText>1.010</w:delText>
              </w:r>
            </w:del>
          </w:p>
        </w:tc>
        <w:tc>
          <w:tcPr>
            <w:tcW w:w="454" w:type="pct"/>
            <w:tcBorders>
              <w:top w:val="nil"/>
              <w:left w:val="nil"/>
              <w:bottom w:val="nil"/>
              <w:right w:val="nil"/>
            </w:tcBorders>
            <w:shd w:val="clear" w:color="auto" w:fill="auto"/>
            <w:noWrap/>
            <w:vAlign w:val="bottom"/>
            <w:hideMark/>
            <w:tcPrChange w:id="1816"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102EC642" w14:textId="064863C9" w:rsidR="000F19D2" w:rsidRPr="0080672F" w:rsidRDefault="000F19D2" w:rsidP="000F19D2">
            <w:pPr>
              <w:spacing w:line="240" w:lineRule="auto"/>
              <w:contextualSpacing w:val="0"/>
              <w:jc w:val="center"/>
              <w:rPr>
                <w:rFonts w:eastAsia="Times New Roman" w:cs="Times New Roman"/>
                <w:color w:val="000000"/>
                <w:sz w:val="20"/>
                <w:szCs w:val="20"/>
              </w:rPr>
            </w:pPr>
            <w:ins w:id="1817" w:author="Silver, Ian" w:date="2026-02-18T10:57:00Z" w16du:dateUtc="2026-02-18T15:57:00Z">
              <w:r>
                <w:rPr>
                  <w:color w:val="000000"/>
                  <w:sz w:val="20"/>
                  <w:szCs w:val="20"/>
                </w:rPr>
                <w:t>1.020</w:t>
              </w:r>
            </w:ins>
            <w:del w:id="1818" w:author="Silver, Ian" w:date="2026-02-18T10:57:00Z" w16du:dateUtc="2026-02-18T15:57:00Z">
              <w:r w:rsidRPr="0080672F" w:rsidDel="00997B1E">
                <w:rPr>
                  <w:rFonts w:eastAsia="Times New Roman" w:cs="Times New Roman"/>
                  <w:color w:val="000000"/>
                  <w:sz w:val="20"/>
                  <w:szCs w:val="20"/>
                </w:rPr>
                <w:delText>1.020</w:delText>
              </w:r>
            </w:del>
          </w:p>
        </w:tc>
        <w:tc>
          <w:tcPr>
            <w:tcW w:w="454" w:type="pct"/>
            <w:tcBorders>
              <w:top w:val="nil"/>
              <w:left w:val="nil"/>
              <w:bottom w:val="nil"/>
              <w:right w:val="nil"/>
            </w:tcBorders>
            <w:shd w:val="clear" w:color="auto" w:fill="auto"/>
            <w:noWrap/>
            <w:vAlign w:val="bottom"/>
            <w:hideMark/>
            <w:tcPrChange w:id="1819"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6D7898EE" w14:textId="141FA3C8" w:rsidR="000F19D2" w:rsidRPr="0080672F" w:rsidRDefault="000F19D2" w:rsidP="000F19D2">
            <w:pPr>
              <w:spacing w:line="240" w:lineRule="auto"/>
              <w:contextualSpacing w:val="0"/>
              <w:jc w:val="center"/>
              <w:rPr>
                <w:rFonts w:eastAsia="Times New Roman" w:cs="Times New Roman"/>
                <w:color w:val="000000"/>
                <w:sz w:val="20"/>
                <w:szCs w:val="20"/>
              </w:rPr>
            </w:pPr>
            <w:ins w:id="1820" w:author="Silver, Ian" w:date="2026-02-18T10:57:00Z" w16du:dateUtc="2026-02-18T15:57:00Z">
              <w:r>
                <w:rPr>
                  <w:color w:val="000000"/>
                  <w:sz w:val="20"/>
                  <w:szCs w:val="20"/>
                </w:rPr>
                <w:t>1.060</w:t>
              </w:r>
            </w:ins>
            <w:del w:id="1821" w:author="Silver, Ian" w:date="2026-02-18T10:57:00Z" w16du:dateUtc="2026-02-18T15:57:00Z">
              <w:r w:rsidRPr="0080672F" w:rsidDel="00997B1E">
                <w:rPr>
                  <w:rFonts w:eastAsia="Times New Roman" w:cs="Times New Roman"/>
                  <w:color w:val="000000"/>
                  <w:sz w:val="20"/>
                  <w:szCs w:val="20"/>
                </w:rPr>
                <w:delText>1.060</w:delText>
              </w:r>
            </w:del>
          </w:p>
        </w:tc>
        <w:tc>
          <w:tcPr>
            <w:tcW w:w="347" w:type="pct"/>
            <w:tcBorders>
              <w:top w:val="nil"/>
              <w:left w:val="nil"/>
              <w:bottom w:val="nil"/>
              <w:right w:val="nil"/>
            </w:tcBorders>
            <w:shd w:val="clear" w:color="auto" w:fill="auto"/>
            <w:noWrap/>
            <w:vAlign w:val="bottom"/>
            <w:hideMark/>
            <w:tcPrChange w:id="1822"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468FE330" w14:textId="175EDD76" w:rsidR="000F19D2" w:rsidRPr="0080672F" w:rsidRDefault="000F19D2" w:rsidP="000F19D2">
            <w:pPr>
              <w:spacing w:line="240" w:lineRule="auto"/>
              <w:contextualSpacing w:val="0"/>
              <w:jc w:val="center"/>
              <w:rPr>
                <w:rFonts w:eastAsia="Times New Roman" w:cs="Times New Roman"/>
                <w:color w:val="000000"/>
                <w:sz w:val="20"/>
                <w:szCs w:val="20"/>
              </w:rPr>
            </w:pPr>
            <w:ins w:id="1823" w:author="Silver, Ian" w:date="2026-02-18T10:57:00Z" w16du:dateUtc="2026-02-18T15:57:00Z">
              <w:r>
                <w:rPr>
                  <w:color w:val="000000"/>
                  <w:sz w:val="20"/>
                  <w:szCs w:val="20"/>
                </w:rPr>
                <w:t>1.001</w:t>
              </w:r>
            </w:ins>
            <w:del w:id="1824" w:author="Silver, Ian" w:date="2026-02-18T10:57:00Z" w16du:dateUtc="2026-02-18T15:57:00Z">
              <w:r w:rsidRPr="0080672F" w:rsidDel="00997B1E">
                <w:rPr>
                  <w:rFonts w:eastAsia="Times New Roman" w:cs="Times New Roman"/>
                  <w:color w:val="000000"/>
                  <w:sz w:val="20"/>
                  <w:szCs w:val="20"/>
                </w:rPr>
                <w:delText>1.001</w:delText>
              </w:r>
            </w:del>
          </w:p>
        </w:tc>
        <w:tc>
          <w:tcPr>
            <w:tcW w:w="419" w:type="pct"/>
            <w:tcBorders>
              <w:top w:val="nil"/>
              <w:left w:val="nil"/>
              <w:bottom w:val="nil"/>
              <w:right w:val="nil"/>
            </w:tcBorders>
            <w:shd w:val="clear" w:color="auto" w:fill="auto"/>
            <w:noWrap/>
            <w:vAlign w:val="bottom"/>
            <w:hideMark/>
            <w:tcPrChange w:id="1825"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190B84AD" w14:textId="3FE66306" w:rsidR="000F19D2" w:rsidRPr="0080672F" w:rsidRDefault="000F19D2" w:rsidP="000F19D2">
            <w:pPr>
              <w:spacing w:line="240" w:lineRule="auto"/>
              <w:contextualSpacing w:val="0"/>
              <w:jc w:val="center"/>
              <w:rPr>
                <w:rFonts w:eastAsia="Times New Roman" w:cs="Times New Roman"/>
                <w:color w:val="000000"/>
                <w:sz w:val="20"/>
                <w:szCs w:val="20"/>
              </w:rPr>
            </w:pPr>
            <w:ins w:id="1826" w:author="Silver, Ian" w:date="2026-02-18T10:57:00Z" w16du:dateUtc="2026-02-18T15:57:00Z">
              <w:r>
                <w:rPr>
                  <w:color w:val="000000"/>
                  <w:sz w:val="20"/>
                  <w:szCs w:val="20"/>
                </w:rPr>
                <w:t>3706</w:t>
              </w:r>
            </w:ins>
            <w:del w:id="1827" w:author="Silver, Ian" w:date="2026-02-18T10:57:00Z" w16du:dateUtc="2026-02-18T15:57:00Z">
              <w:r w:rsidRPr="0080672F" w:rsidDel="00997B1E">
                <w:rPr>
                  <w:rFonts w:eastAsia="Times New Roman" w:cs="Times New Roman"/>
                  <w:color w:val="000000"/>
                  <w:sz w:val="20"/>
                  <w:szCs w:val="20"/>
                </w:rPr>
                <w:delText>3706</w:delText>
              </w:r>
            </w:del>
          </w:p>
        </w:tc>
        <w:tc>
          <w:tcPr>
            <w:tcW w:w="383" w:type="pct"/>
            <w:tcBorders>
              <w:top w:val="nil"/>
              <w:left w:val="nil"/>
              <w:bottom w:val="nil"/>
              <w:right w:val="nil"/>
            </w:tcBorders>
            <w:shd w:val="clear" w:color="auto" w:fill="auto"/>
            <w:noWrap/>
            <w:vAlign w:val="bottom"/>
            <w:hideMark/>
            <w:tcPrChange w:id="1828"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69EDAB53" w14:textId="1BC312C1" w:rsidR="000F19D2" w:rsidRPr="0080672F" w:rsidRDefault="000F19D2" w:rsidP="000F19D2">
            <w:pPr>
              <w:spacing w:line="240" w:lineRule="auto"/>
              <w:contextualSpacing w:val="0"/>
              <w:jc w:val="center"/>
              <w:rPr>
                <w:rFonts w:eastAsia="Times New Roman" w:cs="Times New Roman"/>
                <w:color w:val="000000"/>
                <w:sz w:val="20"/>
                <w:szCs w:val="20"/>
              </w:rPr>
            </w:pPr>
            <w:ins w:id="1829" w:author="Silver, Ian" w:date="2026-02-18T10:57:00Z" w16du:dateUtc="2026-02-18T15:57:00Z">
              <w:r>
                <w:rPr>
                  <w:color w:val="000000"/>
                  <w:sz w:val="20"/>
                  <w:szCs w:val="20"/>
                </w:rPr>
                <w:t>4456</w:t>
              </w:r>
            </w:ins>
            <w:del w:id="1830" w:author="Silver, Ian" w:date="2026-02-18T10:57:00Z" w16du:dateUtc="2026-02-18T15:57:00Z">
              <w:r w:rsidRPr="0080672F" w:rsidDel="00997B1E">
                <w:rPr>
                  <w:rFonts w:eastAsia="Times New Roman" w:cs="Times New Roman"/>
                  <w:color w:val="000000"/>
                  <w:sz w:val="20"/>
                  <w:szCs w:val="20"/>
                </w:rPr>
                <w:delText>4456</w:delText>
              </w:r>
            </w:del>
          </w:p>
        </w:tc>
      </w:tr>
      <w:tr w:rsidR="000F19D2" w:rsidRPr="0080672F" w14:paraId="36D066EC" w14:textId="77777777" w:rsidTr="00997B1E">
        <w:trPr>
          <w:trHeight w:val="20"/>
          <w:trPrChange w:id="1831"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1832"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6F3D4579"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General Health (2002-2019)</w:t>
            </w:r>
          </w:p>
        </w:tc>
        <w:tc>
          <w:tcPr>
            <w:tcW w:w="401" w:type="pct"/>
            <w:tcBorders>
              <w:top w:val="nil"/>
              <w:left w:val="nil"/>
              <w:bottom w:val="nil"/>
              <w:right w:val="nil"/>
            </w:tcBorders>
            <w:shd w:val="clear" w:color="auto" w:fill="auto"/>
            <w:noWrap/>
            <w:vAlign w:val="bottom"/>
            <w:hideMark/>
            <w:tcPrChange w:id="1833"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1C9F2779" w14:textId="68D30F0C" w:rsidR="000F19D2" w:rsidRPr="0080672F" w:rsidRDefault="000F19D2" w:rsidP="000F19D2">
            <w:pPr>
              <w:spacing w:line="240" w:lineRule="auto"/>
              <w:contextualSpacing w:val="0"/>
              <w:jc w:val="center"/>
              <w:rPr>
                <w:rFonts w:eastAsia="Times New Roman" w:cs="Times New Roman"/>
                <w:color w:val="000000"/>
                <w:sz w:val="20"/>
                <w:szCs w:val="20"/>
              </w:rPr>
            </w:pPr>
            <w:ins w:id="1834" w:author="Silver, Ian" w:date="2026-02-18T10:57:00Z" w16du:dateUtc="2026-02-18T15:57:00Z">
              <w:r>
                <w:rPr>
                  <w:color w:val="000000"/>
                  <w:sz w:val="20"/>
                  <w:szCs w:val="20"/>
                </w:rPr>
                <w:t>1.023</w:t>
              </w:r>
            </w:ins>
            <w:del w:id="1835" w:author="Silver, Ian" w:date="2026-02-18T10:57:00Z" w16du:dateUtc="2026-02-18T15:57:00Z">
              <w:r w:rsidRPr="0080672F" w:rsidDel="00997B1E">
                <w:rPr>
                  <w:rFonts w:eastAsia="Times New Roman" w:cs="Times New Roman"/>
                  <w:color w:val="000000"/>
                  <w:sz w:val="20"/>
                  <w:szCs w:val="20"/>
                </w:rPr>
                <w:delText>1.023</w:delText>
              </w:r>
            </w:del>
          </w:p>
        </w:tc>
        <w:tc>
          <w:tcPr>
            <w:tcW w:w="294" w:type="pct"/>
            <w:tcBorders>
              <w:top w:val="nil"/>
              <w:left w:val="nil"/>
              <w:bottom w:val="nil"/>
              <w:right w:val="nil"/>
            </w:tcBorders>
            <w:shd w:val="clear" w:color="auto" w:fill="auto"/>
            <w:noWrap/>
            <w:vAlign w:val="center"/>
            <w:hideMark/>
            <w:tcPrChange w:id="1836"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20BA11D2" w14:textId="6EEE1303" w:rsidR="000F19D2" w:rsidRPr="0080672F" w:rsidRDefault="000F19D2" w:rsidP="000F19D2">
            <w:pPr>
              <w:spacing w:line="240" w:lineRule="auto"/>
              <w:contextualSpacing w:val="0"/>
              <w:jc w:val="center"/>
              <w:rPr>
                <w:rFonts w:eastAsia="Times New Roman" w:cs="Times New Roman"/>
                <w:color w:val="000000"/>
                <w:sz w:val="20"/>
                <w:szCs w:val="20"/>
              </w:rPr>
            </w:pPr>
            <w:ins w:id="1837" w:author="Silver, Ian" w:date="2026-02-18T10:57:00Z" w16du:dateUtc="2026-02-18T15:57:00Z">
              <w:r>
                <w:rPr>
                  <w:color w:val="000000"/>
                  <w:sz w:val="20"/>
                  <w:szCs w:val="20"/>
                </w:rPr>
                <w:t>0.011</w:t>
              </w:r>
            </w:ins>
            <w:del w:id="1838" w:author="Silver, Ian" w:date="2026-02-18T10:57:00Z" w16du:dateUtc="2026-02-18T15:57:00Z">
              <w:r w:rsidRPr="0080672F" w:rsidDel="00997B1E">
                <w:rPr>
                  <w:rFonts w:eastAsia="Times New Roman" w:cs="Times New Roman"/>
                  <w:color w:val="000000"/>
                  <w:sz w:val="20"/>
                  <w:szCs w:val="20"/>
                </w:rPr>
                <w:delText>1.011</w:delText>
              </w:r>
            </w:del>
          </w:p>
        </w:tc>
        <w:tc>
          <w:tcPr>
            <w:tcW w:w="454" w:type="pct"/>
            <w:tcBorders>
              <w:top w:val="nil"/>
              <w:left w:val="nil"/>
              <w:bottom w:val="nil"/>
              <w:right w:val="nil"/>
            </w:tcBorders>
            <w:shd w:val="clear" w:color="auto" w:fill="auto"/>
            <w:noWrap/>
            <w:vAlign w:val="bottom"/>
            <w:hideMark/>
            <w:tcPrChange w:id="1839"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1D4A55FF" w14:textId="776E2783" w:rsidR="000F19D2" w:rsidRPr="0080672F" w:rsidRDefault="000F19D2" w:rsidP="000F19D2">
            <w:pPr>
              <w:spacing w:line="240" w:lineRule="auto"/>
              <w:contextualSpacing w:val="0"/>
              <w:jc w:val="center"/>
              <w:rPr>
                <w:rFonts w:eastAsia="Times New Roman" w:cs="Times New Roman"/>
                <w:color w:val="000000"/>
                <w:sz w:val="20"/>
                <w:szCs w:val="20"/>
              </w:rPr>
            </w:pPr>
            <w:ins w:id="1840" w:author="Silver, Ian" w:date="2026-02-18T10:57:00Z" w16du:dateUtc="2026-02-18T15:57:00Z">
              <w:r>
                <w:rPr>
                  <w:color w:val="000000"/>
                  <w:sz w:val="20"/>
                  <w:szCs w:val="20"/>
                </w:rPr>
                <w:t>1.001</w:t>
              </w:r>
            </w:ins>
            <w:del w:id="1841" w:author="Silver, Ian" w:date="2026-02-18T10:57:00Z" w16du:dateUtc="2026-02-18T15:57:00Z">
              <w:r w:rsidRPr="0080672F" w:rsidDel="00997B1E">
                <w:rPr>
                  <w:rFonts w:eastAsia="Times New Roman" w:cs="Times New Roman"/>
                  <w:color w:val="000000"/>
                  <w:sz w:val="20"/>
                  <w:szCs w:val="20"/>
                </w:rPr>
                <w:delText>1.001</w:delText>
              </w:r>
            </w:del>
          </w:p>
        </w:tc>
        <w:tc>
          <w:tcPr>
            <w:tcW w:w="454" w:type="pct"/>
            <w:tcBorders>
              <w:top w:val="nil"/>
              <w:left w:val="nil"/>
              <w:bottom w:val="nil"/>
              <w:right w:val="nil"/>
            </w:tcBorders>
            <w:shd w:val="clear" w:color="auto" w:fill="auto"/>
            <w:noWrap/>
            <w:vAlign w:val="bottom"/>
            <w:hideMark/>
            <w:tcPrChange w:id="1842"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47D1CDA9" w14:textId="7C229CDF" w:rsidR="000F19D2" w:rsidRPr="0080672F" w:rsidRDefault="000F19D2" w:rsidP="000F19D2">
            <w:pPr>
              <w:spacing w:line="240" w:lineRule="auto"/>
              <w:contextualSpacing w:val="0"/>
              <w:jc w:val="center"/>
              <w:rPr>
                <w:rFonts w:eastAsia="Times New Roman" w:cs="Times New Roman"/>
                <w:color w:val="000000"/>
                <w:sz w:val="20"/>
                <w:szCs w:val="20"/>
              </w:rPr>
            </w:pPr>
            <w:ins w:id="1843" w:author="Silver, Ian" w:date="2026-02-18T10:57:00Z" w16du:dateUtc="2026-02-18T15:57:00Z">
              <w:r>
                <w:rPr>
                  <w:color w:val="000000"/>
                  <w:sz w:val="20"/>
                  <w:szCs w:val="20"/>
                </w:rPr>
                <w:t>1.045</w:t>
              </w:r>
            </w:ins>
            <w:del w:id="1844" w:author="Silver, Ian" w:date="2026-02-18T10:57:00Z" w16du:dateUtc="2026-02-18T15:57:00Z">
              <w:r w:rsidRPr="0080672F" w:rsidDel="00997B1E">
                <w:rPr>
                  <w:rFonts w:eastAsia="Times New Roman" w:cs="Times New Roman"/>
                  <w:color w:val="000000"/>
                  <w:sz w:val="20"/>
                  <w:szCs w:val="20"/>
                </w:rPr>
                <w:delText>1.045</w:delText>
              </w:r>
            </w:del>
          </w:p>
        </w:tc>
        <w:tc>
          <w:tcPr>
            <w:tcW w:w="347" w:type="pct"/>
            <w:tcBorders>
              <w:top w:val="nil"/>
              <w:left w:val="nil"/>
              <w:bottom w:val="nil"/>
              <w:right w:val="nil"/>
            </w:tcBorders>
            <w:shd w:val="clear" w:color="auto" w:fill="auto"/>
            <w:noWrap/>
            <w:vAlign w:val="bottom"/>
            <w:hideMark/>
            <w:tcPrChange w:id="1845"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56CBA4CF" w14:textId="45522024" w:rsidR="000F19D2" w:rsidRPr="0080672F" w:rsidRDefault="000F19D2" w:rsidP="000F19D2">
            <w:pPr>
              <w:spacing w:line="240" w:lineRule="auto"/>
              <w:contextualSpacing w:val="0"/>
              <w:jc w:val="center"/>
              <w:rPr>
                <w:rFonts w:eastAsia="Times New Roman" w:cs="Times New Roman"/>
                <w:color w:val="000000"/>
                <w:sz w:val="20"/>
                <w:szCs w:val="20"/>
              </w:rPr>
            </w:pPr>
            <w:ins w:id="1846" w:author="Silver, Ian" w:date="2026-02-18T10:57:00Z" w16du:dateUtc="2026-02-18T15:57:00Z">
              <w:r>
                <w:rPr>
                  <w:color w:val="000000"/>
                  <w:sz w:val="20"/>
                  <w:szCs w:val="20"/>
                </w:rPr>
                <w:t>1.000</w:t>
              </w:r>
            </w:ins>
            <w:del w:id="1847" w:author="Silver, Ian" w:date="2026-02-18T10:57:00Z" w16du:dateUtc="2026-02-18T15:57:00Z">
              <w:r w:rsidRPr="0080672F" w:rsidDel="00997B1E">
                <w:rPr>
                  <w:rFonts w:eastAsia="Times New Roman" w:cs="Times New Roman"/>
                  <w:color w:val="000000"/>
                  <w:sz w:val="20"/>
                  <w:szCs w:val="20"/>
                </w:rPr>
                <w:delText>1.000</w:delText>
              </w:r>
            </w:del>
          </w:p>
        </w:tc>
        <w:tc>
          <w:tcPr>
            <w:tcW w:w="419" w:type="pct"/>
            <w:tcBorders>
              <w:top w:val="nil"/>
              <w:left w:val="nil"/>
              <w:bottom w:val="nil"/>
              <w:right w:val="nil"/>
            </w:tcBorders>
            <w:shd w:val="clear" w:color="auto" w:fill="auto"/>
            <w:noWrap/>
            <w:vAlign w:val="bottom"/>
            <w:hideMark/>
            <w:tcPrChange w:id="1848"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5D7E7FED" w14:textId="158FCA01" w:rsidR="000F19D2" w:rsidRPr="0080672F" w:rsidRDefault="000F19D2" w:rsidP="000F19D2">
            <w:pPr>
              <w:spacing w:line="240" w:lineRule="auto"/>
              <w:contextualSpacing w:val="0"/>
              <w:jc w:val="center"/>
              <w:rPr>
                <w:rFonts w:eastAsia="Times New Roman" w:cs="Times New Roman"/>
                <w:color w:val="000000"/>
                <w:sz w:val="20"/>
                <w:szCs w:val="20"/>
              </w:rPr>
            </w:pPr>
            <w:ins w:id="1849" w:author="Silver, Ian" w:date="2026-02-18T10:57:00Z" w16du:dateUtc="2026-02-18T15:57:00Z">
              <w:r>
                <w:rPr>
                  <w:color w:val="000000"/>
                  <w:sz w:val="20"/>
                  <w:szCs w:val="20"/>
                </w:rPr>
                <w:t>5555</w:t>
              </w:r>
            </w:ins>
            <w:del w:id="1850" w:author="Silver, Ian" w:date="2026-02-18T10:57:00Z" w16du:dateUtc="2026-02-18T15:57:00Z">
              <w:r w:rsidRPr="0080672F" w:rsidDel="00997B1E">
                <w:rPr>
                  <w:rFonts w:eastAsia="Times New Roman" w:cs="Times New Roman"/>
                  <w:color w:val="000000"/>
                  <w:sz w:val="20"/>
                  <w:szCs w:val="20"/>
                </w:rPr>
                <w:delText>5555</w:delText>
              </w:r>
            </w:del>
          </w:p>
        </w:tc>
        <w:tc>
          <w:tcPr>
            <w:tcW w:w="383" w:type="pct"/>
            <w:tcBorders>
              <w:top w:val="nil"/>
              <w:left w:val="nil"/>
              <w:bottom w:val="nil"/>
              <w:right w:val="nil"/>
            </w:tcBorders>
            <w:shd w:val="clear" w:color="auto" w:fill="auto"/>
            <w:noWrap/>
            <w:vAlign w:val="bottom"/>
            <w:hideMark/>
            <w:tcPrChange w:id="1851"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58FE820F" w14:textId="21F045F9" w:rsidR="000F19D2" w:rsidRPr="0080672F" w:rsidRDefault="000F19D2" w:rsidP="000F19D2">
            <w:pPr>
              <w:spacing w:line="240" w:lineRule="auto"/>
              <w:contextualSpacing w:val="0"/>
              <w:jc w:val="center"/>
              <w:rPr>
                <w:rFonts w:eastAsia="Times New Roman" w:cs="Times New Roman"/>
                <w:color w:val="000000"/>
                <w:sz w:val="20"/>
                <w:szCs w:val="20"/>
              </w:rPr>
            </w:pPr>
            <w:ins w:id="1852" w:author="Silver, Ian" w:date="2026-02-18T10:57:00Z" w16du:dateUtc="2026-02-18T15:57:00Z">
              <w:r>
                <w:rPr>
                  <w:color w:val="000000"/>
                  <w:sz w:val="20"/>
                  <w:szCs w:val="20"/>
                </w:rPr>
                <w:t>5910</w:t>
              </w:r>
            </w:ins>
            <w:del w:id="1853" w:author="Silver, Ian" w:date="2026-02-18T10:57:00Z" w16du:dateUtc="2026-02-18T15:57:00Z">
              <w:r w:rsidRPr="0080672F" w:rsidDel="00997B1E">
                <w:rPr>
                  <w:rFonts w:eastAsia="Times New Roman" w:cs="Times New Roman"/>
                  <w:color w:val="000000"/>
                  <w:sz w:val="20"/>
                  <w:szCs w:val="20"/>
                </w:rPr>
                <w:delText>5910</w:delText>
              </w:r>
            </w:del>
          </w:p>
        </w:tc>
      </w:tr>
      <w:tr w:rsidR="000F19D2" w:rsidRPr="0080672F" w14:paraId="5A4D5BBA" w14:textId="77777777" w:rsidTr="00997B1E">
        <w:trPr>
          <w:trHeight w:val="20"/>
          <w:trPrChange w:id="1854"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1855"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74092DAB"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Weeks Worked (2002-2019)</w:t>
            </w:r>
          </w:p>
        </w:tc>
        <w:tc>
          <w:tcPr>
            <w:tcW w:w="401" w:type="pct"/>
            <w:tcBorders>
              <w:top w:val="nil"/>
              <w:left w:val="nil"/>
              <w:bottom w:val="nil"/>
              <w:right w:val="nil"/>
            </w:tcBorders>
            <w:shd w:val="clear" w:color="auto" w:fill="auto"/>
            <w:noWrap/>
            <w:vAlign w:val="bottom"/>
            <w:hideMark/>
            <w:tcPrChange w:id="1856"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1F29F355" w14:textId="6C146A1D" w:rsidR="000F19D2" w:rsidRPr="0080672F" w:rsidRDefault="000F19D2" w:rsidP="000F19D2">
            <w:pPr>
              <w:spacing w:line="240" w:lineRule="auto"/>
              <w:contextualSpacing w:val="0"/>
              <w:jc w:val="center"/>
              <w:rPr>
                <w:rFonts w:eastAsia="Times New Roman" w:cs="Times New Roman"/>
                <w:color w:val="000000"/>
                <w:sz w:val="20"/>
                <w:szCs w:val="20"/>
              </w:rPr>
            </w:pPr>
            <w:ins w:id="1857" w:author="Silver, Ian" w:date="2026-02-18T10:57:00Z" w16du:dateUtc="2026-02-18T15:57:00Z">
              <w:r>
                <w:rPr>
                  <w:color w:val="000000"/>
                  <w:sz w:val="20"/>
                  <w:szCs w:val="20"/>
                </w:rPr>
                <w:t>0.698</w:t>
              </w:r>
            </w:ins>
            <w:del w:id="1858" w:author="Silver, Ian" w:date="2026-02-18T10:57:00Z" w16du:dateUtc="2026-02-18T15:57:00Z">
              <w:r w:rsidRPr="0080672F" w:rsidDel="00997B1E">
                <w:rPr>
                  <w:rFonts w:eastAsia="Times New Roman" w:cs="Times New Roman"/>
                  <w:color w:val="000000"/>
                  <w:sz w:val="20"/>
                  <w:szCs w:val="20"/>
                </w:rPr>
                <w:delText>0.698</w:delText>
              </w:r>
            </w:del>
          </w:p>
        </w:tc>
        <w:tc>
          <w:tcPr>
            <w:tcW w:w="294" w:type="pct"/>
            <w:tcBorders>
              <w:top w:val="nil"/>
              <w:left w:val="nil"/>
              <w:bottom w:val="nil"/>
              <w:right w:val="nil"/>
            </w:tcBorders>
            <w:shd w:val="clear" w:color="auto" w:fill="auto"/>
            <w:noWrap/>
            <w:vAlign w:val="center"/>
            <w:hideMark/>
            <w:tcPrChange w:id="1859"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2768C13F" w14:textId="07C996AB" w:rsidR="000F19D2" w:rsidRPr="0080672F" w:rsidRDefault="000F19D2" w:rsidP="000F19D2">
            <w:pPr>
              <w:spacing w:line="240" w:lineRule="auto"/>
              <w:contextualSpacing w:val="0"/>
              <w:jc w:val="center"/>
              <w:rPr>
                <w:rFonts w:eastAsia="Times New Roman" w:cs="Times New Roman"/>
                <w:color w:val="000000"/>
                <w:sz w:val="20"/>
                <w:szCs w:val="20"/>
              </w:rPr>
            </w:pPr>
            <w:ins w:id="1860" w:author="Silver, Ian" w:date="2026-02-18T10:57:00Z" w16du:dateUtc="2026-02-18T15:57:00Z">
              <w:r>
                <w:rPr>
                  <w:color w:val="000000"/>
                  <w:sz w:val="20"/>
                  <w:szCs w:val="20"/>
                </w:rPr>
                <w:t>0.051</w:t>
              </w:r>
            </w:ins>
            <w:del w:id="1861" w:author="Silver, Ian" w:date="2026-02-18T10:57:00Z" w16du:dateUtc="2026-02-18T15:57:00Z">
              <w:r w:rsidRPr="0080672F" w:rsidDel="00997B1E">
                <w:rPr>
                  <w:rFonts w:eastAsia="Times New Roman" w:cs="Times New Roman"/>
                  <w:color w:val="000000"/>
                  <w:sz w:val="20"/>
                  <w:szCs w:val="20"/>
                </w:rPr>
                <w:delText>1.052</w:delText>
              </w:r>
            </w:del>
          </w:p>
        </w:tc>
        <w:tc>
          <w:tcPr>
            <w:tcW w:w="454" w:type="pct"/>
            <w:tcBorders>
              <w:top w:val="nil"/>
              <w:left w:val="nil"/>
              <w:bottom w:val="nil"/>
              <w:right w:val="nil"/>
            </w:tcBorders>
            <w:shd w:val="clear" w:color="auto" w:fill="auto"/>
            <w:noWrap/>
            <w:vAlign w:val="bottom"/>
            <w:hideMark/>
            <w:tcPrChange w:id="1862"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78CA5EA8" w14:textId="059CF2C8" w:rsidR="000F19D2" w:rsidRPr="0080672F" w:rsidRDefault="000F19D2" w:rsidP="000F19D2">
            <w:pPr>
              <w:spacing w:line="240" w:lineRule="auto"/>
              <w:contextualSpacing w:val="0"/>
              <w:jc w:val="center"/>
              <w:rPr>
                <w:rFonts w:eastAsia="Times New Roman" w:cs="Times New Roman"/>
                <w:color w:val="000000"/>
                <w:sz w:val="20"/>
                <w:szCs w:val="20"/>
              </w:rPr>
            </w:pPr>
            <w:ins w:id="1863" w:author="Silver, Ian" w:date="2026-02-18T10:57:00Z" w16du:dateUtc="2026-02-18T15:57:00Z">
              <w:r>
                <w:rPr>
                  <w:color w:val="000000"/>
                  <w:sz w:val="20"/>
                  <w:szCs w:val="20"/>
                </w:rPr>
                <w:t>0.633</w:t>
              </w:r>
            </w:ins>
            <w:del w:id="1864" w:author="Silver, Ian" w:date="2026-02-18T10:57:00Z" w16du:dateUtc="2026-02-18T15:57:00Z">
              <w:r w:rsidRPr="0080672F" w:rsidDel="00997B1E">
                <w:rPr>
                  <w:rFonts w:eastAsia="Times New Roman" w:cs="Times New Roman"/>
                  <w:color w:val="000000"/>
                  <w:sz w:val="20"/>
                  <w:szCs w:val="20"/>
                </w:rPr>
                <w:delText>0.633</w:delText>
              </w:r>
            </w:del>
          </w:p>
        </w:tc>
        <w:tc>
          <w:tcPr>
            <w:tcW w:w="454" w:type="pct"/>
            <w:tcBorders>
              <w:top w:val="nil"/>
              <w:left w:val="nil"/>
              <w:bottom w:val="nil"/>
              <w:right w:val="nil"/>
            </w:tcBorders>
            <w:shd w:val="clear" w:color="auto" w:fill="auto"/>
            <w:noWrap/>
            <w:vAlign w:val="bottom"/>
            <w:hideMark/>
            <w:tcPrChange w:id="1865"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069E4BE5" w14:textId="22FE9389" w:rsidR="000F19D2" w:rsidRPr="0080672F" w:rsidRDefault="000F19D2" w:rsidP="000F19D2">
            <w:pPr>
              <w:spacing w:line="240" w:lineRule="auto"/>
              <w:contextualSpacing w:val="0"/>
              <w:jc w:val="center"/>
              <w:rPr>
                <w:rFonts w:eastAsia="Times New Roman" w:cs="Times New Roman"/>
                <w:color w:val="000000"/>
                <w:sz w:val="20"/>
                <w:szCs w:val="20"/>
              </w:rPr>
            </w:pPr>
            <w:ins w:id="1866" w:author="Silver, Ian" w:date="2026-02-18T10:57:00Z" w16du:dateUtc="2026-02-18T15:57:00Z">
              <w:r>
                <w:rPr>
                  <w:color w:val="000000"/>
                  <w:sz w:val="20"/>
                  <w:szCs w:val="20"/>
                </w:rPr>
                <w:t>0.771</w:t>
              </w:r>
            </w:ins>
            <w:del w:id="1867" w:author="Silver, Ian" w:date="2026-02-18T10:57:00Z" w16du:dateUtc="2026-02-18T15:57:00Z">
              <w:r w:rsidRPr="0080672F" w:rsidDel="00997B1E">
                <w:rPr>
                  <w:rFonts w:eastAsia="Times New Roman" w:cs="Times New Roman"/>
                  <w:color w:val="000000"/>
                  <w:sz w:val="20"/>
                  <w:szCs w:val="20"/>
                </w:rPr>
                <w:delText>0.771</w:delText>
              </w:r>
            </w:del>
          </w:p>
        </w:tc>
        <w:tc>
          <w:tcPr>
            <w:tcW w:w="347" w:type="pct"/>
            <w:tcBorders>
              <w:top w:val="nil"/>
              <w:left w:val="nil"/>
              <w:bottom w:val="nil"/>
              <w:right w:val="nil"/>
            </w:tcBorders>
            <w:shd w:val="clear" w:color="auto" w:fill="auto"/>
            <w:noWrap/>
            <w:vAlign w:val="bottom"/>
            <w:hideMark/>
            <w:tcPrChange w:id="1868"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01D24339" w14:textId="017DB818" w:rsidR="000F19D2" w:rsidRPr="0080672F" w:rsidRDefault="000F19D2" w:rsidP="000F19D2">
            <w:pPr>
              <w:spacing w:line="240" w:lineRule="auto"/>
              <w:contextualSpacing w:val="0"/>
              <w:jc w:val="center"/>
              <w:rPr>
                <w:rFonts w:eastAsia="Times New Roman" w:cs="Times New Roman"/>
                <w:color w:val="000000"/>
                <w:sz w:val="20"/>
                <w:szCs w:val="20"/>
              </w:rPr>
            </w:pPr>
            <w:ins w:id="1869" w:author="Silver, Ian" w:date="2026-02-18T10:57:00Z" w16du:dateUtc="2026-02-18T15:57:00Z">
              <w:r>
                <w:rPr>
                  <w:color w:val="000000"/>
                  <w:sz w:val="20"/>
                  <w:szCs w:val="20"/>
                </w:rPr>
                <w:t>1.001</w:t>
              </w:r>
            </w:ins>
            <w:del w:id="1870" w:author="Silver, Ian" w:date="2026-02-18T10:57:00Z" w16du:dateUtc="2026-02-18T15:57:00Z">
              <w:r w:rsidRPr="0080672F" w:rsidDel="00997B1E">
                <w:rPr>
                  <w:rFonts w:eastAsia="Times New Roman" w:cs="Times New Roman"/>
                  <w:color w:val="000000"/>
                  <w:sz w:val="20"/>
                  <w:szCs w:val="20"/>
                </w:rPr>
                <w:delText>1.001</w:delText>
              </w:r>
            </w:del>
          </w:p>
        </w:tc>
        <w:tc>
          <w:tcPr>
            <w:tcW w:w="419" w:type="pct"/>
            <w:tcBorders>
              <w:top w:val="nil"/>
              <w:left w:val="nil"/>
              <w:bottom w:val="nil"/>
              <w:right w:val="nil"/>
            </w:tcBorders>
            <w:shd w:val="clear" w:color="auto" w:fill="auto"/>
            <w:noWrap/>
            <w:vAlign w:val="bottom"/>
            <w:hideMark/>
            <w:tcPrChange w:id="1871"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7A698991" w14:textId="1E14F804" w:rsidR="000F19D2" w:rsidRPr="0080672F" w:rsidRDefault="000F19D2" w:rsidP="000F19D2">
            <w:pPr>
              <w:spacing w:line="240" w:lineRule="auto"/>
              <w:contextualSpacing w:val="0"/>
              <w:jc w:val="center"/>
              <w:rPr>
                <w:rFonts w:eastAsia="Times New Roman" w:cs="Times New Roman"/>
                <w:color w:val="000000"/>
                <w:sz w:val="20"/>
                <w:szCs w:val="20"/>
              </w:rPr>
            </w:pPr>
            <w:ins w:id="1872" w:author="Silver, Ian" w:date="2026-02-18T10:57:00Z" w16du:dateUtc="2026-02-18T15:57:00Z">
              <w:r>
                <w:rPr>
                  <w:color w:val="000000"/>
                  <w:sz w:val="20"/>
                  <w:szCs w:val="20"/>
                </w:rPr>
                <w:t>5656</w:t>
              </w:r>
            </w:ins>
            <w:del w:id="1873" w:author="Silver, Ian" w:date="2026-02-18T10:57:00Z" w16du:dateUtc="2026-02-18T15:57:00Z">
              <w:r w:rsidRPr="0080672F" w:rsidDel="00997B1E">
                <w:rPr>
                  <w:rFonts w:eastAsia="Times New Roman" w:cs="Times New Roman"/>
                  <w:color w:val="000000"/>
                  <w:sz w:val="20"/>
                  <w:szCs w:val="20"/>
                </w:rPr>
                <w:delText>5656</w:delText>
              </w:r>
            </w:del>
          </w:p>
        </w:tc>
        <w:tc>
          <w:tcPr>
            <w:tcW w:w="383" w:type="pct"/>
            <w:tcBorders>
              <w:top w:val="nil"/>
              <w:left w:val="nil"/>
              <w:bottom w:val="nil"/>
              <w:right w:val="nil"/>
            </w:tcBorders>
            <w:shd w:val="clear" w:color="auto" w:fill="auto"/>
            <w:noWrap/>
            <w:vAlign w:val="bottom"/>
            <w:hideMark/>
            <w:tcPrChange w:id="1874"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3DCF71CB" w14:textId="0A1DED29" w:rsidR="000F19D2" w:rsidRPr="0080672F" w:rsidRDefault="000F19D2" w:rsidP="000F19D2">
            <w:pPr>
              <w:spacing w:line="240" w:lineRule="auto"/>
              <w:contextualSpacing w:val="0"/>
              <w:jc w:val="center"/>
              <w:rPr>
                <w:rFonts w:eastAsia="Times New Roman" w:cs="Times New Roman"/>
                <w:color w:val="000000"/>
                <w:sz w:val="20"/>
                <w:szCs w:val="20"/>
              </w:rPr>
            </w:pPr>
            <w:ins w:id="1875" w:author="Silver, Ian" w:date="2026-02-18T10:57:00Z" w16du:dateUtc="2026-02-18T15:57:00Z">
              <w:r>
                <w:rPr>
                  <w:color w:val="000000"/>
                  <w:sz w:val="20"/>
                  <w:szCs w:val="20"/>
                </w:rPr>
                <w:t>5704</w:t>
              </w:r>
            </w:ins>
            <w:del w:id="1876" w:author="Silver, Ian" w:date="2026-02-18T10:57:00Z" w16du:dateUtc="2026-02-18T15:57:00Z">
              <w:r w:rsidRPr="0080672F" w:rsidDel="00997B1E">
                <w:rPr>
                  <w:rFonts w:eastAsia="Times New Roman" w:cs="Times New Roman"/>
                  <w:color w:val="000000"/>
                  <w:sz w:val="20"/>
                  <w:szCs w:val="20"/>
                </w:rPr>
                <w:delText>5704</w:delText>
              </w:r>
            </w:del>
          </w:p>
        </w:tc>
      </w:tr>
      <w:tr w:rsidR="000F19D2" w:rsidRPr="0080672F" w14:paraId="27AD19A0" w14:textId="77777777" w:rsidTr="00997B1E">
        <w:trPr>
          <w:trHeight w:val="20"/>
          <w:trPrChange w:id="1877"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1878"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64C4C662" w14:textId="77777777" w:rsidR="000F19D2" w:rsidRPr="0080672F" w:rsidRDefault="000F19D2" w:rsidP="000F19D2">
            <w:pPr>
              <w:spacing w:line="240" w:lineRule="auto"/>
              <w:contextualSpacing w:val="0"/>
              <w:rPr>
                <w:rFonts w:eastAsia="Times New Roman" w:cs="Times New Roman"/>
                <w:b/>
                <w:bCs/>
                <w:i/>
                <w:iCs/>
                <w:color w:val="000000"/>
                <w:sz w:val="20"/>
                <w:szCs w:val="20"/>
              </w:rPr>
            </w:pPr>
            <w:r w:rsidRPr="0080672F">
              <w:rPr>
                <w:rFonts w:eastAsia="Times New Roman" w:cs="Times New Roman"/>
                <w:b/>
                <w:bCs/>
                <w:i/>
                <w:iCs/>
                <w:color w:val="000000"/>
                <w:sz w:val="20"/>
                <w:szCs w:val="20"/>
              </w:rPr>
              <w:t>Time Invariant Covariates</w:t>
            </w:r>
          </w:p>
        </w:tc>
        <w:tc>
          <w:tcPr>
            <w:tcW w:w="401" w:type="pct"/>
            <w:tcBorders>
              <w:top w:val="nil"/>
              <w:left w:val="nil"/>
              <w:bottom w:val="nil"/>
              <w:right w:val="nil"/>
            </w:tcBorders>
            <w:shd w:val="clear" w:color="auto" w:fill="auto"/>
            <w:noWrap/>
            <w:vAlign w:val="bottom"/>
            <w:hideMark/>
            <w:tcPrChange w:id="1879"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6BFB994E" w14:textId="77777777" w:rsidR="000F19D2" w:rsidRPr="0080672F" w:rsidRDefault="000F19D2" w:rsidP="000F19D2">
            <w:pPr>
              <w:spacing w:line="240" w:lineRule="auto"/>
              <w:contextualSpacing w:val="0"/>
              <w:rPr>
                <w:rFonts w:eastAsia="Times New Roman" w:cs="Times New Roman"/>
                <w:b/>
                <w:bCs/>
                <w:i/>
                <w:iCs/>
                <w:color w:val="000000"/>
                <w:sz w:val="20"/>
                <w:szCs w:val="20"/>
              </w:rPr>
            </w:pPr>
          </w:p>
        </w:tc>
        <w:tc>
          <w:tcPr>
            <w:tcW w:w="294" w:type="pct"/>
            <w:tcBorders>
              <w:top w:val="nil"/>
              <w:left w:val="nil"/>
              <w:bottom w:val="nil"/>
              <w:right w:val="nil"/>
            </w:tcBorders>
            <w:shd w:val="clear" w:color="auto" w:fill="auto"/>
            <w:noWrap/>
            <w:vAlign w:val="center"/>
            <w:hideMark/>
            <w:tcPrChange w:id="1880"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2E354145" w14:textId="77777777" w:rsidR="000F19D2" w:rsidRPr="0080672F" w:rsidRDefault="000F19D2" w:rsidP="000F19D2">
            <w:pPr>
              <w:spacing w:line="240" w:lineRule="auto"/>
              <w:contextualSpacing w:val="0"/>
              <w:jc w:val="center"/>
              <w:rPr>
                <w:rFonts w:eastAsia="Times New Roman" w:cs="Times New Roman"/>
                <w:sz w:val="20"/>
                <w:szCs w:val="20"/>
              </w:rPr>
            </w:pPr>
          </w:p>
        </w:tc>
        <w:tc>
          <w:tcPr>
            <w:tcW w:w="454" w:type="pct"/>
            <w:tcBorders>
              <w:top w:val="nil"/>
              <w:left w:val="nil"/>
              <w:bottom w:val="nil"/>
              <w:right w:val="nil"/>
            </w:tcBorders>
            <w:shd w:val="clear" w:color="auto" w:fill="auto"/>
            <w:noWrap/>
            <w:vAlign w:val="bottom"/>
            <w:hideMark/>
            <w:tcPrChange w:id="1881"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4C15B853" w14:textId="77777777" w:rsidR="000F19D2" w:rsidRPr="0080672F" w:rsidRDefault="000F19D2" w:rsidP="000F19D2">
            <w:pPr>
              <w:spacing w:line="240" w:lineRule="auto"/>
              <w:contextualSpacing w:val="0"/>
              <w:jc w:val="center"/>
              <w:rPr>
                <w:rFonts w:eastAsia="Times New Roman" w:cs="Times New Roman"/>
                <w:sz w:val="20"/>
                <w:szCs w:val="20"/>
              </w:rPr>
            </w:pPr>
          </w:p>
        </w:tc>
        <w:tc>
          <w:tcPr>
            <w:tcW w:w="454" w:type="pct"/>
            <w:tcBorders>
              <w:top w:val="nil"/>
              <w:left w:val="nil"/>
              <w:bottom w:val="nil"/>
              <w:right w:val="nil"/>
            </w:tcBorders>
            <w:shd w:val="clear" w:color="auto" w:fill="auto"/>
            <w:noWrap/>
            <w:vAlign w:val="bottom"/>
            <w:hideMark/>
            <w:tcPrChange w:id="1882"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784D3432" w14:textId="77777777" w:rsidR="000F19D2" w:rsidRPr="0080672F" w:rsidRDefault="000F19D2" w:rsidP="000F19D2">
            <w:pPr>
              <w:spacing w:line="240" w:lineRule="auto"/>
              <w:contextualSpacing w:val="0"/>
              <w:jc w:val="center"/>
              <w:rPr>
                <w:rFonts w:eastAsia="Times New Roman" w:cs="Times New Roman"/>
                <w:sz w:val="20"/>
                <w:szCs w:val="20"/>
              </w:rPr>
            </w:pPr>
          </w:p>
        </w:tc>
        <w:tc>
          <w:tcPr>
            <w:tcW w:w="347" w:type="pct"/>
            <w:tcBorders>
              <w:top w:val="nil"/>
              <w:left w:val="nil"/>
              <w:bottom w:val="nil"/>
              <w:right w:val="nil"/>
            </w:tcBorders>
            <w:shd w:val="clear" w:color="auto" w:fill="auto"/>
            <w:noWrap/>
            <w:vAlign w:val="bottom"/>
            <w:hideMark/>
            <w:tcPrChange w:id="1883"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44D85F85" w14:textId="77777777" w:rsidR="000F19D2" w:rsidRPr="0080672F" w:rsidRDefault="000F19D2" w:rsidP="000F19D2">
            <w:pPr>
              <w:spacing w:line="240" w:lineRule="auto"/>
              <w:contextualSpacing w:val="0"/>
              <w:jc w:val="center"/>
              <w:rPr>
                <w:rFonts w:eastAsia="Times New Roman" w:cs="Times New Roman"/>
                <w:sz w:val="20"/>
                <w:szCs w:val="20"/>
              </w:rPr>
            </w:pPr>
          </w:p>
        </w:tc>
        <w:tc>
          <w:tcPr>
            <w:tcW w:w="419" w:type="pct"/>
            <w:tcBorders>
              <w:top w:val="nil"/>
              <w:left w:val="nil"/>
              <w:bottom w:val="nil"/>
              <w:right w:val="nil"/>
            </w:tcBorders>
            <w:shd w:val="clear" w:color="auto" w:fill="auto"/>
            <w:noWrap/>
            <w:vAlign w:val="bottom"/>
            <w:hideMark/>
            <w:tcPrChange w:id="1884"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3BD546CF" w14:textId="77777777" w:rsidR="000F19D2" w:rsidRPr="0080672F" w:rsidRDefault="000F19D2" w:rsidP="000F19D2">
            <w:pPr>
              <w:spacing w:line="240" w:lineRule="auto"/>
              <w:contextualSpacing w:val="0"/>
              <w:jc w:val="center"/>
              <w:rPr>
                <w:rFonts w:eastAsia="Times New Roman" w:cs="Times New Roman"/>
                <w:sz w:val="20"/>
                <w:szCs w:val="20"/>
              </w:rPr>
            </w:pPr>
          </w:p>
        </w:tc>
        <w:tc>
          <w:tcPr>
            <w:tcW w:w="383" w:type="pct"/>
            <w:tcBorders>
              <w:top w:val="nil"/>
              <w:left w:val="nil"/>
              <w:bottom w:val="nil"/>
              <w:right w:val="nil"/>
            </w:tcBorders>
            <w:shd w:val="clear" w:color="auto" w:fill="auto"/>
            <w:noWrap/>
            <w:vAlign w:val="bottom"/>
            <w:hideMark/>
            <w:tcPrChange w:id="1885"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000A56B5" w14:textId="77777777" w:rsidR="000F19D2" w:rsidRPr="0080672F" w:rsidRDefault="000F19D2" w:rsidP="000F19D2">
            <w:pPr>
              <w:spacing w:line="240" w:lineRule="auto"/>
              <w:contextualSpacing w:val="0"/>
              <w:jc w:val="center"/>
              <w:rPr>
                <w:rFonts w:eastAsia="Times New Roman" w:cs="Times New Roman"/>
                <w:sz w:val="20"/>
                <w:szCs w:val="20"/>
              </w:rPr>
            </w:pPr>
          </w:p>
        </w:tc>
      </w:tr>
      <w:tr w:rsidR="000F19D2" w:rsidRPr="0080672F" w14:paraId="1CD47205" w14:textId="77777777" w:rsidTr="00997B1E">
        <w:trPr>
          <w:trHeight w:val="20"/>
          <w:trPrChange w:id="1886"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1887"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36BCC7A0"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Hispanic</w:t>
            </w:r>
          </w:p>
        </w:tc>
        <w:tc>
          <w:tcPr>
            <w:tcW w:w="401" w:type="pct"/>
            <w:tcBorders>
              <w:top w:val="nil"/>
              <w:left w:val="nil"/>
              <w:bottom w:val="nil"/>
              <w:right w:val="nil"/>
            </w:tcBorders>
            <w:shd w:val="clear" w:color="auto" w:fill="auto"/>
            <w:noWrap/>
            <w:vAlign w:val="bottom"/>
            <w:hideMark/>
            <w:tcPrChange w:id="1888"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03430498" w14:textId="1C7558EA" w:rsidR="000F19D2" w:rsidRPr="0080672F" w:rsidRDefault="000F19D2" w:rsidP="000F19D2">
            <w:pPr>
              <w:spacing w:line="240" w:lineRule="auto"/>
              <w:contextualSpacing w:val="0"/>
              <w:jc w:val="center"/>
              <w:rPr>
                <w:rFonts w:eastAsia="Times New Roman" w:cs="Times New Roman"/>
                <w:color w:val="000000"/>
                <w:sz w:val="20"/>
                <w:szCs w:val="20"/>
              </w:rPr>
            </w:pPr>
            <w:ins w:id="1889" w:author="Silver, Ian" w:date="2026-02-18T10:57:00Z" w16du:dateUtc="2026-02-18T15:57:00Z">
              <w:r>
                <w:rPr>
                  <w:color w:val="000000"/>
                  <w:sz w:val="20"/>
                  <w:szCs w:val="20"/>
                </w:rPr>
                <w:t>1.137</w:t>
              </w:r>
            </w:ins>
            <w:del w:id="1890" w:author="Silver, Ian" w:date="2026-02-18T10:57:00Z" w16du:dateUtc="2026-02-18T15:57:00Z">
              <w:r w:rsidRPr="0080672F" w:rsidDel="00997B1E">
                <w:rPr>
                  <w:rFonts w:eastAsia="Times New Roman" w:cs="Times New Roman"/>
                  <w:color w:val="000000"/>
                  <w:sz w:val="20"/>
                  <w:szCs w:val="20"/>
                </w:rPr>
                <w:delText>1.137</w:delText>
              </w:r>
            </w:del>
          </w:p>
        </w:tc>
        <w:tc>
          <w:tcPr>
            <w:tcW w:w="294" w:type="pct"/>
            <w:tcBorders>
              <w:top w:val="nil"/>
              <w:left w:val="nil"/>
              <w:bottom w:val="nil"/>
              <w:right w:val="nil"/>
            </w:tcBorders>
            <w:shd w:val="clear" w:color="auto" w:fill="auto"/>
            <w:noWrap/>
            <w:vAlign w:val="center"/>
            <w:hideMark/>
            <w:tcPrChange w:id="1891"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3D13E8ED" w14:textId="37AB3031" w:rsidR="000F19D2" w:rsidRPr="0080672F" w:rsidRDefault="000F19D2" w:rsidP="000F19D2">
            <w:pPr>
              <w:spacing w:line="240" w:lineRule="auto"/>
              <w:contextualSpacing w:val="0"/>
              <w:jc w:val="center"/>
              <w:rPr>
                <w:rFonts w:eastAsia="Times New Roman" w:cs="Times New Roman"/>
                <w:color w:val="000000"/>
                <w:sz w:val="20"/>
                <w:szCs w:val="20"/>
              </w:rPr>
            </w:pPr>
            <w:ins w:id="1892" w:author="Silver, Ian" w:date="2026-02-18T10:57:00Z" w16du:dateUtc="2026-02-18T15:57:00Z">
              <w:r>
                <w:rPr>
                  <w:color w:val="000000"/>
                  <w:sz w:val="20"/>
                  <w:szCs w:val="20"/>
                </w:rPr>
                <w:t>0.070</w:t>
              </w:r>
            </w:ins>
            <w:del w:id="1893" w:author="Silver, Ian" w:date="2026-02-18T10:57:00Z" w16du:dateUtc="2026-02-18T15:57:00Z">
              <w:r w:rsidRPr="0080672F" w:rsidDel="00997B1E">
                <w:rPr>
                  <w:rFonts w:eastAsia="Times New Roman" w:cs="Times New Roman"/>
                  <w:color w:val="000000"/>
                  <w:sz w:val="20"/>
                  <w:szCs w:val="20"/>
                </w:rPr>
                <w:delText>1.073</w:delText>
              </w:r>
            </w:del>
          </w:p>
        </w:tc>
        <w:tc>
          <w:tcPr>
            <w:tcW w:w="454" w:type="pct"/>
            <w:tcBorders>
              <w:top w:val="nil"/>
              <w:left w:val="nil"/>
              <w:bottom w:val="nil"/>
              <w:right w:val="nil"/>
            </w:tcBorders>
            <w:shd w:val="clear" w:color="auto" w:fill="auto"/>
            <w:noWrap/>
            <w:vAlign w:val="bottom"/>
            <w:hideMark/>
            <w:tcPrChange w:id="1894"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3FDB9E4C" w14:textId="549D7029" w:rsidR="000F19D2" w:rsidRPr="0080672F" w:rsidRDefault="000F19D2" w:rsidP="000F19D2">
            <w:pPr>
              <w:spacing w:line="240" w:lineRule="auto"/>
              <w:contextualSpacing w:val="0"/>
              <w:jc w:val="center"/>
              <w:rPr>
                <w:rFonts w:eastAsia="Times New Roman" w:cs="Times New Roman"/>
                <w:color w:val="000000"/>
                <w:sz w:val="20"/>
                <w:szCs w:val="20"/>
              </w:rPr>
            </w:pPr>
            <w:ins w:id="1895" w:author="Silver, Ian" w:date="2026-02-18T10:57:00Z" w16du:dateUtc="2026-02-18T15:57:00Z">
              <w:r>
                <w:rPr>
                  <w:color w:val="000000"/>
                  <w:sz w:val="20"/>
                  <w:szCs w:val="20"/>
                </w:rPr>
                <w:t>0.992</w:t>
              </w:r>
            </w:ins>
            <w:del w:id="1896" w:author="Silver, Ian" w:date="2026-02-18T10:57:00Z" w16du:dateUtc="2026-02-18T15:57:00Z">
              <w:r w:rsidRPr="0080672F" w:rsidDel="00997B1E">
                <w:rPr>
                  <w:rFonts w:eastAsia="Times New Roman" w:cs="Times New Roman"/>
                  <w:color w:val="000000"/>
                  <w:sz w:val="20"/>
                  <w:szCs w:val="20"/>
                </w:rPr>
                <w:delText>0.992</w:delText>
              </w:r>
            </w:del>
          </w:p>
        </w:tc>
        <w:tc>
          <w:tcPr>
            <w:tcW w:w="454" w:type="pct"/>
            <w:tcBorders>
              <w:top w:val="nil"/>
              <w:left w:val="nil"/>
              <w:bottom w:val="nil"/>
              <w:right w:val="nil"/>
            </w:tcBorders>
            <w:shd w:val="clear" w:color="auto" w:fill="auto"/>
            <w:noWrap/>
            <w:vAlign w:val="bottom"/>
            <w:hideMark/>
            <w:tcPrChange w:id="1897"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67549E0D" w14:textId="7EC54BD1" w:rsidR="000F19D2" w:rsidRPr="0080672F" w:rsidRDefault="000F19D2" w:rsidP="000F19D2">
            <w:pPr>
              <w:spacing w:line="240" w:lineRule="auto"/>
              <w:contextualSpacing w:val="0"/>
              <w:jc w:val="center"/>
              <w:rPr>
                <w:rFonts w:eastAsia="Times New Roman" w:cs="Times New Roman"/>
                <w:color w:val="000000"/>
                <w:sz w:val="20"/>
                <w:szCs w:val="20"/>
              </w:rPr>
            </w:pPr>
            <w:ins w:id="1898" w:author="Silver, Ian" w:date="2026-02-18T10:57:00Z" w16du:dateUtc="2026-02-18T15:57:00Z">
              <w:r>
                <w:rPr>
                  <w:color w:val="000000"/>
                  <w:sz w:val="20"/>
                  <w:szCs w:val="20"/>
                </w:rPr>
                <w:t>1.302</w:t>
              </w:r>
            </w:ins>
            <w:del w:id="1899" w:author="Silver, Ian" w:date="2026-02-18T10:57:00Z" w16du:dateUtc="2026-02-18T15:57:00Z">
              <w:r w:rsidRPr="0080672F" w:rsidDel="00997B1E">
                <w:rPr>
                  <w:rFonts w:eastAsia="Times New Roman" w:cs="Times New Roman"/>
                  <w:color w:val="000000"/>
                  <w:sz w:val="20"/>
                  <w:szCs w:val="20"/>
                </w:rPr>
                <w:delText>1.302</w:delText>
              </w:r>
            </w:del>
          </w:p>
        </w:tc>
        <w:tc>
          <w:tcPr>
            <w:tcW w:w="347" w:type="pct"/>
            <w:tcBorders>
              <w:top w:val="nil"/>
              <w:left w:val="nil"/>
              <w:bottom w:val="nil"/>
              <w:right w:val="nil"/>
            </w:tcBorders>
            <w:shd w:val="clear" w:color="auto" w:fill="auto"/>
            <w:noWrap/>
            <w:vAlign w:val="bottom"/>
            <w:hideMark/>
            <w:tcPrChange w:id="1900"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34404DC3" w14:textId="35E3420C" w:rsidR="000F19D2" w:rsidRPr="0080672F" w:rsidRDefault="000F19D2" w:rsidP="000F19D2">
            <w:pPr>
              <w:spacing w:line="240" w:lineRule="auto"/>
              <w:contextualSpacing w:val="0"/>
              <w:jc w:val="center"/>
              <w:rPr>
                <w:rFonts w:eastAsia="Times New Roman" w:cs="Times New Roman"/>
                <w:color w:val="000000"/>
                <w:sz w:val="20"/>
                <w:szCs w:val="20"/>
              </w:rPr>
            </w:pPr>
            <w:ins w:id="1901" w:author="Silver, Ian" w:date="2026-02-18T10:57:00Z" w16du:dateUtc="2026-02-18T15:57:00Z">
              <w:r>
                <w:rPr>
                  <w:color w:val="000000"/>
                  <w:sz w:val="20"/>
                  <w:szCs w:val="20"/>
                </w:rPr>
                <w:t>1.002</w:t>
              </w:r>
            </w:ins>
            <w:del w:id="1902" w:author="Silver, Ian" w:date="2026-02-18T10:57:00Z" w16du:dateUtc="2026-02-18T15:57:00Z">
              <w:r w:rsidRPr="0080672F" w:rsidDel="00997B1E">
                <w:rPr>
                  <w:rFonts w:eastAsia="Times New Roman" w:cs="Times New Roman"/>
                  <w:color w:val="000000"/>
                  <w:sz w:val="20"/>
                  <w:szCs w:val="20"/>
                </w:rPr>
                <w:delText>1.002</w:delText>
              </w:r>
            </w:del>
          </w:p>
        </w:tc>
        <w:tc>
          <w:tcPr>
            <w:tcW w:w="419" w:type="pct"/>
            <w:tcBorders>
              <w:top w:val="nil"/>
              <w:left w:val="nil"/>
              <w:bottom w:val="nil"/>
              <w:right w:val="nil"/>
            </w:tcBorders>
            <w:shd w:val="clear" w:color="auto" w:fill="auto"/>
            <w:noWrap/>
            <w:vAlign w:val="bottom"/>
            <w:hideMark/>
            <w:tcPrChange w:id="1903"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21F4010B" w14:textId="70592006" w:rsidR="000F19D2" w:rsidRPr="0080672F" w:rsidRDefault="000F19D2" w:rsidP="000F19D2">
            <w:pPr>
              <w:spacing w:line="240" w:lineRule="auto"/>
              <w:contextualSpacing w:val="0"/>
              <w:jc w:val="center"/>
              <w:rPr>
                <w:rFonts w:eastAsia="Times New Roman" w:cs="Times New Roman"/>
                <w:color w:val="000000"/>
                <w:sz w:val="20"/>
                <w:szCs w:val="20"/>
              </w:rPr>
            </w:pPr>
            <w:ins w:id="1904" w:author="Silver, Ian" w:date="2026-02-18T10:57:00Z" w16du:dateUtc="2026-02-18T15:57:00Z">
              <w:r>
                <w:rPr>
                  <w:color w:val="000000"/>
                  <w:sz w:val="20"/>
                  <w:szCs w:val="20"/>
                </w:rPr>
                <w:t>1098</w:t>
              </w:r>
            </w:ins>
            <w:del w:id="1905" w:author="Silver, Ian" w:date="2026-02-18T10:57:00Z" w16du:dateUtc="2026-02-18T15:57:00Z">
              <w:r w:rsidRPr="0080672F" w:rsidDel="00997B1E">
                <w:rPr>
                  <w:rFonts w:eastAsia="Times New Roman" w:cs="Times New Roman"/>
                  <w:color w:val="000000"/>
                  <w:sz w:val="20"/>
                  <w:szCs w:val="20"/>
                </w:rPr>
                <w:delText>1098</w:delText>
              </w:r>
            </w:del>
          </w:p>
        </w:tc>
        <w:tc>
          <w:tcPr>
            <w:tcW w:w="383" w:type="pct"/>
            <w:tcBorders>
              <w:top w:val="nil"/>
              <w:left w:val="nil"/>
              <w:bottom w:val="nil"/>
              <w:right w:val="nil"/>
            </w:tcBorders>
            <w:shd w:val="clear" w:color="auto" w:fill="auto"/>
            <w:noWrap/>
            <w:vAlign w:val="bottom"/>
            <w:hideMark/>
            <w:tcPrChange w:id="1906"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28D8B640" w14:textId="62C66542" w:rsidR="000F19D2" w:rsidRPr="0080672F" w:rsidRDefault="000F19D2" w:rsidP="000F19D2">
            <w:pPr>
              <w:spacing w:line="240" w:lineRule="auto"/>
              <w:contextualSpacing w:val="0"/>
              <w:jc w:val="center"/>
              <w:rPr>
                <w:rFonts w:eastAsia="Times New Roman" w:cs="Times New Roman"/>
                <w:color w:val="000000"/>
                <w:sz w:val="20"/>
                <w:szCs w:val="20"/>
              </w:rPr>
            </w:pPr>
            <w:ins w:id="1907" w:author="Silver, Ian" w:date="2026-02-18T10:57:00Z" w16du:dateUtc="2026-02-18T15:57:00Z">
              <w:r>
                <w:rPr>
                  <w:color w:val="000000"/>
                  <w:sz w:val="20"/>
                  <w:szCs w:val="20"/>
                </w:rPr>
                <w:t>2217</w:t>
              </w:r>
            </w:ins>
            <w:del w:id="1908" w:author="Silver, Ian" w:date="2026-02-18T10:57:00Z" w16du:dateUtc="2026-02-18T15:57:00Z">
              <w:r w:rsidRPr="0080672F" w:rsidDel="00997B1E">
                <w:rPr>
                  <w:rFonts w:eastAsia="Times New Roman" w:cs="Times New Roman"/>
                  <w:color w:val="000000"/>
                  <w:sz w:val="20"/>
                  <w:szCs w:val="20"/>
                </w:rPr>
                <w:delText>2217</w:delText>
              </w:r>
            </w:del>
          </w:p>
        </w:tc>
      </w:tr>
      <w:tr w:rsidR="000F19D2" w:rsidRPr="0080672F" w14:paraId="3A99C9D1" w14:textId="77777777" w:rsidTr="00997B1E">
        <w:trPr>
          <w:trHeight w:val="20"/>
          <w:trPrChange w:id="1909"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1910"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1D26E935"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White</w:t>
            </w:r>
          </w:p>
        </w:tc>
        <w:tc>
          <w:tcPr>
            <w:tcW w:w="401" w:type="pct"/>
            <w:tcBorders>
              <w:top w:val="nil"/>
              <w:left w:val="nil"/>
              <w:bottom w:val="nil"/>
              <w:right w:val="nil"/>
            </w:tcBorders>
            <w:shd w:val="clear" w:color="auto" w:fill="auto"/>
            <w:noWrap/>
            <w:vAlign w:val="bottom"/>
            <w:hideMark/>
            <w:tcPrChange w:id="1911"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78CD635A" w14:textId="385F4539" w:rsidR="000F19D2" w:rsidRPr="0080672F" w:rsidRDefault="000F19D2" w:rsidP="000F19D2">
            <w:pPr>
              <w:spacing w:line="240" w:lineRule="auto"/>
              <w:contextualSpacing w:val="0"/>
              <w:jc w:val="center"/>
              <w:rPr>
                <w:rFonts w:eastAsia="Times New Roman" w:cs="Times New Roman"/>
                <w:color w:val="000000"/>
                <w:sz w:val="20"/>
                <w:szCs w:val="20"/>
              </w:rPr>
            </w:pPr>
            <w:ins w:id="1912" w:author="Silver, Ian" w:date="2026-02-18T10:57:00Z" w16du:dateUtc="2026-02-18T15:57:00Z">
              <w:r>
                <w:rPr>
                  <w:color w:val="000000"/>
                  <w:sz w:val="20"/>
                  <w:szCs w:val="20"/>
                </w:rPr>
                <w:t>0.951</w:t>
              </w:r>
            </w:ins>
            <w:del w:id="1913" w:author="Silver, Ian" w:date="2026-02-18T10:57:00Z" w16du:dateUtc="2026-02-18T15:57:00Z">
              <w:r w:rsidRPr="0080672F" w:rsidDel="00997B1E">
                <w:rPr>
                  <w:rFonts w:eastAsia="Times New Roman" w:cs="Times New Roman"/>
                  <w:color w:val="000000"/>
                  <w:sz w:val="20"/>
                  <w:szCs w:val="20"/>
                </w:rPr>
                <w:delText>0.951</w:delText>
              </w:r>
            </w:del>
          </w:p>
        </w:tc>
        <w:tc>
          <w:tcPr>
            <w:tcW w:w="294" w:type="pct"/>
            <w:tcBorders>
              <w:top w:val="nil"/>
              <w:left w:val="nil"/>
              <w:bottom w:val="nil"/>
              <w:right w:val="nil"/>
            </w:tcBorders>
            <w:shd w:val="clear" w:color="auto" w:fill="auto"/>
            <w:noWrap/>
            <w:vAlign w:val="center"/>
            <w:hideMark/>
            <w:tcPrChange w:id="1914"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7A69705F" w14:textId="2F866FAD" w:rsidR="000F19D2" w:rsidRPr="0080672F" w:rsidRDefault="000F19D2" w:rsidP="000F19D2">
            <w:pPr>
              <w:spacing w:line="240" w:lineRule="auto"/>
              <w:contextualSpacing w:val="0"/>
              <w:jc w:val="center"/>
              <w:rPr>
                <w:rFonts w:eastAsia="Times New Roman" w:cs="Times New Roman"/>
                <w:color w:val="000000"/>
                <w:sz w:val="20"/>
                <w:szCs w:val="20"/>
              </w:rPr>
            </w:pPr>
            <w:ins w:id="1915" w:author="Silver, Ian" w:date="2026-02-18T10:57:00Z" w16du:dateUtc="2026-02-18T15:57:00Z">
              <w:r>
                <w:rPr>
                  <w:color w:val="000000"/>
                  <w:sz w:val="20"/>
                  <w:szCs w:val="20"/>
                </w:rPr>
                <w:t>0.068</w:t>
              </w:r>
            </w:ins>
            <w:del w:id="1916" w:author="Silver, Ian" w:date="2026-02-18T10:57:00Z" w16du:dateUtc="2026-02-18T15:57:00Z">
              <w:r w:rsidRPr="0080672F" w:rsidDel="00997B1E">
                <w:rPr>
                  <w:rFonts w:eastAsia="Times New Roman" w:cs="Times New Roman"/>
                  <w:color w:val="000000"/>
                  <w:sz w:val="20"/>
                  <w:szCs w:val="20"/>
                </w:rPr>
                <w:delText>1.071</w:delText>
              </w:r>
            </w:del>
          </w:p>
        </w:tc>
        <w:tc>
          <w:tcPr>
            <w:tcW w:w="454" w:type="pct"/>
            <w:tcBorders>
              <w:top w:val="nil"/>
              <w:left w:val="nil"/>
              <w:bottom w:val="nil"/>
              <w:right w:val="nil"/>
            </w:tcBorders>
            <w:shd w:val="clear" w:color="auto" w:fill="auto"/>
            <w:noWrap/>
            <w:vAlign w:val="bottom"/>
            <w:hideMark/>
            <w:tcPrChange w:id="1917"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3A08F64E" w14:textId="176131CF" w:rsidR="000F19D2" w:rsidRPr="0080672F" w:rsidRDefault="000F19D2" w:rsidP="000F19D2">
            <w:pPr>
              <w:spacing w:line="240" w:lineRule="auto"/>
              <w:contextualSpacing w:val="0"/>
              <w:jc w:val="center"/>
              <w:rPr>
                <w:rFonts w:eastAsia="Times New Roman" w:cs="Times New Roman"/>
                <w:color w:val="000000"/>
                <w:sz w:val="20"/>
                <w:szCs w:val="20"/>
              </w:rPr>
            </w:pPr>
            <w:ins w:id="1918" w:author="Silver, Ian" w:date="2026-02-18T10:57:00Z" w16du:dateUtc="2026-02-18T15:57:00Z">
              <w:r>
                <w:rPr>
                  <w:color w:val="000000"/>
                  <w:sz w:val="20"/>
                  <w:szCs w:val="20"/>
                </w:rPr>
                <w:t>0.829</w:t>
              </w:r>
            </w:ins>
            <w:del w:id="1919" w:author="Silver, Ian" w:date="2026-02-18T10:57:00Z" w16du:dateUtc="2026-02-18T15:57:00Z">
              <w:r w:rsidRPr="0080672F" w:rsidDel="00997B1E">
                <w:rPr>
                  <w:rFonts w:eastAsia="Times New Roman" w:cs="Times New Roman"/>
                  <w:color w:val="000000"/>
                  <w:sz w:val="20"/>
                  <w:szCs w:val="20"/>
                </w:rPr>
                <w:delText>0.829</w:delText>
              </w:r>
            </w:del>
          </w:p>
        </w:tc>
        <w:tc>
          <w:tcPr>
            <w:tcW w:w="454" w:type="pct"/>
            <w:tcBorders>
              <w:top w:val="nil"/>
              <w:left w:val="nil"/>
              <w:bottom w:val="nil"/>
              <w:right w:val="nil"/>
            </w:tcBorders>
            <w:shd w:val="clear" w:color="auto" w:fill="auto"/>
            <w:noWrap/>
            <w:vAlign w:val="bottom"/>
            <w:hideMark/>
            <w:tcPrChange w:id="1920"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04DDE9AD" w14:textId="22119851" w:rsidR="000F19D2" w:rsidRPr="0080672F" w:rsidRDefault="000F19D2" w:rsidP="000F19D2">
            <w:pPr>
              <w:spacing w:line="240" w:lineRule="auto"/>
              <w:contextualSpacing w:val="0"/>
              <w:jc w:val="center"/>
              <w:rPr>
                <w:rFonts w:eastAsia="Times New Roman" w:cs="Times New Roman"/>
                <w:color w:val="000000"/>
                <w:sz w:val="20"/>
                <w:szCs w:val="20"/>
              </w:rPr>
            </w:pPr>
            <w:ins w:id="1921" w:author="Silver, Ian" w:date="2026-02-18T10:57:00Z" w16du:dateUtc="2026-02-18T15:57:00Z">
              <w:r>
                <w:rPr>
                  <w:color w:val="000000"/>
                  <w:sz w:val="20"/>
                  <w:szCs w:val="20"/>
                </w:rPr>
                <w:t>1.084</w:t>
              </w:r>
            </w:ins>
            <w:del w:id="1922" w:author="Silver, Ian" w:date="2026-02-18T10:57:00Z" w16du:dateUtc="2026-02-18T15:57:00Z">
              <w:r w:rsidRPr="0080672F" w:rsidDel="00997B1E">
                <w:rPr>
                  <w:rFonts w:eastAsia="Times New Roman" w:cs="Times New Roman"/>
                  <w:color w:val="000000"/>
                  <w:sz w:val="20"/>
                  <w:szCs w:val="20"/>
                </w:rPr>
                <w:delText>1.084</w:delText>
              </w:r>
            </w:del>
          </w:p>
        </w:tc>
        <w:tc>
          <w:tcPr>
            <w:tcW w:w="347" w:type="pct"/>
            <w:tcBorders>
              <w:top w:val="nil"/>
              <w:left w:val="nil"/>
              <w:bottom w:val="nil"/>
              <w:right w:val="nil"/>
            </w:tcBorders>
            <w:shd w:val="clear" w:color="auto" w:fill="auto"/>
            <w:noWrap/>
            <w:vAlign w:val="bottom"/>
            <w:hideMark/>
            <w:tcPrChange w:id="1923"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505A556F" w14:textId="49B0B231" w:rsidR="000F19D2" w:rsidRPr="0080672F" w:rsidRDefault="000F19D2" w:rsidP="000F19D2">
            <w:pPr>
              <w:spacing w:line="240" w:lineRule="auto"/>
              <w:contextualSpacing w:val="0"/>
              <w:jc w:val="center"/>
              <w:rPr>
                <w:rFonts w:eastAsia="Times New Roman" w:cs="Times New Roman"/>
                <w:color w:val="000000"/>
                <w:sz w:val="20"/>
                <w:szCs w:val="20"/>
              </w:rPr>
            </w:pPr>
            <w:ins w:id="1924" w:author="Silver, Ian" w:date="2026-02-18T10:57:00Z" w16du:dateUtc="2026-02-18T15:57:00Z">
              <w:r>
                <w:rPr>
                  <w:color w:val="000000"/>
                  <w:sz w:val="20"/>
                  <w:szCs w:val="20"/>
                </w:rPr>
                <w:t>1.006</w:t>
              </w:r>
            </w:ins>
            <w:del w:id="1925" w:author="Silver, Ian" w:date="2026-02-18T10:57:00Z" w16du:dateUtc="2026-02-18T15:57:00Z">
              <w:r w:rsidRPr="0080672F" w:rsidDel="00997B1E">
                <w:rPr>
                  <w:rFonts w:eastAsia="Times New Roman" w:cs="Times New Roman"/>
                  <w:color w:val="000000"/>
                  <w:sz w:val="20"/>
                  <w:szCs w:val="20"/>
                </w:rPr>
                <w:delText>1.006</w:delText>
              </w:r>
            </w:del>
          </w:p>
        </w:tc>
        <w:tc>
          <w:tcPr>
            <w:tcW w:w="419" w:type="pct"/>
            <w:tcBorders>
              <w:top w:val="nil"/>
              <w:left w:val="nil"/>
              <w:bottom w:val="nil"/>
              <w:right w:val="nil"/>
            </w:tcBorders>
            <w:shd w:val="clear" w:color="auto" w:fill="auto"/>
            <w:noWrap/>
            <w:vAlign w:val="bottom"/>
            <w:hideMark/>
            <w:tcPrChange w:id="1926"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348C5705" w14:textId="0D2EFC88" w:rsidR="000F19D2" w:rsidRPr="0080672F" w:rsidRDefault="000F19D2" w:rsidP="000F19D2">
            <w:pPr>
              <w:spacing w:line="240" w:lineRule="auto"/>
              <w:contextualSpacing w:val="0"/>
              <w:jc w:val="center"/>
              <w:rPr>
                <w:rFonts w:eastAsia="Times New Roman" w:cs="Times New Roman"/>
                <w:color w:val="000000"/>
                <w:sz w:val="20"/>
                <w:szCs w:val="20"/>
              </w:rPr>
            </w:pPr>
            <w:ins w:id="1927" w:author="Silver, Ian" w:date="2026-02-18T10:57:00Z" w16du:dateUtc="2026-02-18T15:57:00Z">
              <w:r>
                <w:rPr>
                  <w:color w:val="000000"/>
                  <w:sz w:val="20"/>
                  <w:szCs w:val="20"/>
                </w:rPr>
                <w:t>1074</w:t>
              </w:r>
            </w:ins>
            <w:del w:id="1928" w:author="Silver, Ian" w:date="2026-02-18T10:57:00Z" w16du:dateUtc="2026-02-18T15:57:00Z">
              <w:r w:rsidRPr="0080672F" w:rsidDel="00997B1E">
                <w:rPr>
                  <w:rFonts w:eastAsia="Times New Roman" w:cs="Times New Roman"/>
                  <w:color w:val="000000"/>
                  <w:sz w:val="20"/>
                  <w:szCs w:val="20"/>
                </w:rPr>
                <w:delText>1074</w:delText>
              </w:r>
            </w:del>
          </w:p>
        </w:tc>
        <w:tc>
          <w:tcPr>
            <w:tcW w:w="383" w:type="pct"/>
            <w:tcBorders>
              <w:top w:val="nil"/>
              <w:left w:val="nil"/>
              <w:bottom w:val="nil"/>
              <w:right w:val="nil"/>
            </w:tcBorders>
            <w:shd w:val="clear" w:color="auto" w:fill="auto"/>
            <w:noWrap/>
            <w:vAlign w:val="bottom"/>
            <w:hideMark/>
            <w:tcPrChange w:id="1929"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06F3308A" w14:textId="6C5198D3" w:rsidR="000F19D2" w:rsidRPr="0080672F" w:rsidRDefault="000F19D2" w:rsidP="000F19D2">
            <w:pPr>
              <w:spacing w:line="240" w:lineRule="auto"/>
              <w:contextualSpacing w:val="0"/>
              <w:jc w:val="center"/>
              <w:rPr>
                <w:rFonts w:eastAsia="Times New Roman" w:cs="Times New Roman"/>
                <w:color w:val="000000"/>
                <w:sz w:val="20"/>
                <w:szCs w:val="20"/>
              </w:rPr>
            </w:pPr>
            <w:ins w:id="1930" w:author="Silver, Ian" w:date="2026-02-18T10:57:00Z" w16du:dateUtc="2026-02-18T15:57:00Z">
              <w:r>
                <w:rPr>
                  <w:color w:val="000000"/>
                  <w:sz w:val="20"/>
                  <w:szCs w:val="20"/>
                </w:rPr>
                <w:t>2353</w:t>
              </w:r>
            </w:ins>
            <w:del w:id="1931" w:author="Silver, Ian" w:date="2026-02-18T10:57:00Z" w16du:dateUtc="2026-02-18T15:57:00Z">
              <w:r w:rsidRPr="0080672F" w:rsidDel="00997B1E">
                <w:rPr>
                  <w:rFonts w:eastAsia="Times New Roman" w:cs="Times New Roman"/>
                  <w:color w:val="000000"/>
                  <w:sz w:val="20"/>
                  <w:szCs w:val="20"/>
                </w:rPr>
                <w:delText>2353</w:delText>
              </w:r>
            </w:del>
          </w:p>
        </w:tc>
      </w:tr>
      <w:tr w:rsidR="000F19D2" w:rsidRPr="0080672F" w14:paraId="01173C7C" w14:textId="77777777" w:rsidTr="00997B1E">
        <w:trPr>
          <w:trHeight w:val="20"/>
          <w:trPrChange w:id="1932"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1933"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38E02CCB"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Black</w:t>
            </w:r>
          </w:p>
        </w:tc>
        <w:tc>
          <w:tcPr>
            <w:tcW w:w="401" w:type="pct"/>
            <w:tcBorders>
              <w:top w:val="nil"/>
              <w:left w:val="nil"/>
              <w:bottom w:val="nil"/>
              <w:right w:val="nil"/>
            </w:tcBorders>
            <w:shd w:val="clear" w:color="auto" w:fill="auto"/>
            <w:noWrap/>
            <w:vAlign w:val="bottom"/>
            <w:hideMark/>
            <w:tcPrChange w:id="1934"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0B2347BC" w14:textId="484B01E5" w:rsidR="000F19D2" w:rsidRPr="0080672F" w:rsidRDefault="000F19D2" w:rsidP="000F19D2">
            <w:pPr>
              <w:spacing w:line="240" w:lineRule="auto"/>
              <w:contextualSpacing w:val="0"/>
              <w:jc w:val="center"/>
              <w:rPr>
                <w:rFonts w:eastAsia="Times New Roman" w:cs="Times New Roman"/>
                <w:color w:val="000000"/>
                <w:sz w:val="20"/>
                <w:szCs w:val="20"/>
              </w:rPr>
            </w:pPr>
            <w:ins w:id="1935" w:author="Silver, Ian" w:date="2026-02-18T10:57:00Z" w16du:dateUtc="2026-02-18T15:57:00Z">
              <w:r>
                <w:rPr>
                  <w:color w:val="000000"/>
                  <w:sz w:val="20"/>
                  <w:szCs w:val="20"/>
                </w:rPr>
                <w:t>1.343</w:t>
              </w:r>
            </w:ins>
            <w:del w:id="1936" w:author="Silver, Ian" w:date="2026-02-18T10:57:00Z" w16du:dateUtc="2026-02-18T15:57:00Z">
              <w:r w:rsidRPr="0080672F" w:rsidDel="00997B1E">
                <w:rPr>
                  <w:rFonts w:eastAsia="Times New Roman" w:cs="Times New Roman"/>
                  <w:color w:val="000000"/>
                  <w:sz w:val="20"/>
                  <w:szCs w:val="20"/>
                </w:rPr>
                <w:delText>1.343</w:delText>
              </w:r>
            </w:del>
          </w:p>
        </w:tc>
        <w:tc>
          <w:tcPr>
            <w:tcW w:w="294" w:type="pct"/>
            <w:tcBorders>
              <w:top w:val="nil"/>
              <w:left w:val="nil"/>
              <w:bottom w:val="nil"/>
              <w:right w:val="nil"/>
            </w:tcBorders>
            <w:shd w:val="clear" w:color="auto" w:fill="auto"/>
            <w:noWrap/>
            <w:vAlign w:val="center"/>
            <w:hideMark/>
            <w:tcPrChange w:id="1937"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63839E8F" w14:textId="5E94FCAB" w:rsidR="000F19D2" w:rsidRPr="0080672F" w:rsidRDefault="000F19D2" w:rsidP="000F19D2">
            <w:pPr>
              <w:spacing w:line="240" w:lineRule="auto"/>
              <w:contextualSpacing w:val="0"/>
              <w:jc w:val="center"/>
              <w:rPr>
                <w:rFonts w:eastAsia="Times New Roman" w:cs="Times New Roman"/>
                <w:color w:val="000000"/>
                <w:sz w:val="20"/>
                <w:szCs w:val="20"/>
              </w:rPr>
            </w:pPr>
            <w:ins w:id="1938" w:author="Silver, Ian" w:date="2026-02-18T10:57:00Z" w16du:dateUtc="2026-02-18T15:57:00Z">
              <w:r>
                <w:rPr>
                  <w:color w:val="000000"/>
                  <w:sz w:val="20"/>
                  <w:szCs w:val="20"/>
                </w:rPr>
                <w:t>0.087</w:t>
              </w:r>
            </w:ins>
            <w:del w:id="1939" w:author="Silver, Ian" w:date="2026-02-18T10:57:00Z" w16du:dateUtc="2026-02-18T15:57:00Z">
              <w:r w:rsidRPr="0080672F" w:rsidDel="00997B1E">
                <w:rPr>
                  <w:rFonts w:eastAsia="Times New Roman" w:cs="Times New Roman"/>
                  <w:color w:val="000000"/>
                  <w:sz w:val="20"/>
                  <w:szCs w:val="20"/>
                </w:rPr>
                <w:delText>1.091</w:delText>
              </w:r>
            </w:del>
          </w:p>
        </w:tc>
        <w:tc>
          <w:tcPr>
            <w:tcW w:w="454" w:type="pct"/>
            <w:tcBorders>
              <w:top w:val="nil"/>
              <w:left w:val="nil"/>
              <w:bottom w:val="nil"/>
              <w:right w:val="nil"/>
            </w:tcBorders>
            <w:shd w:val="clear" w:color="auto" w:fill="auto"/>
            <w:noWrap/>
            <w:vAlign w:val="bottom"/>
            <w:hideMark/>
            <w:tcPrChange w:id="1940"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4B66B4AE" w14:textId="779CB828" w:rsidR="000F19D2" w:rsidRPr="0080672F" w:rsidRDefault="000F19D2" w:rsidP="000F19D2">
            <w:pPr>
              <w:spacing w:line="240" w:lineRule="auto"/>
              <w:contextualSpacing w:val="0"/>
              <w:jc w:val="center"/>
              <w:rPr>
                <w:rFonts w:eastAsia="Times New Roman" w:cs="Times New Roman"/>
                <w:color w:val="000000"/>
                <w:sz w:val="20"/>
                <w:szCs w:val="20"/>
              </w:rPr>
            </w:pPr>
            <w:ins w:id="1941" w:author="Silver, Ian" w:date="2026-02-18T10:57:00Z" w16du:dateUtc="2026-02-18T15:57:00Z">
              <w:r>
                <w:rPr>
                  <w:color w:val="000000"/>
                  <w:sz w:val="20"/>
                  <w:szCs w:val="20"/>
                </w:rPr>
                <w:t>1.133</w:t>
              </w:r>
            </w:ins>
            <w:del w:id="1942" w:author="Silver, Ian" w:date="2026-02-18T10:57:00Z" w16du:dateUtc="2026-02-18T15:57:00Z">
              <w:r w:rsidRPr="0080672F" w:rsidDel="00997B1E">
                <w:rPr>
                  <w:rFonts w:eastAsia="Times New Roman" w:cs="Times New Roman"/>
                  <w:color w:val="000000"/>
                  <w:sz w:val="20"/>
                  <w:szCs w:val="20"/>
                </w:rPr>
                <w:delText>1.133</w:delText>
              </w:r>
            </w:del>
          </w:p>
        </w:tc>
        <w:tc>
          <w:tcPr>
            <w:tcW w:w="454" w:type="pct"/>
            <w:tcBorders>
              <w:top w:val="nil"/>
              <w:left w:val="nil"/>
              <w:bottom w:val="nil"/>
              <w:right w:val="nil"/>
            </w:tcBorders>
            <w:shd w:val="clear" w:color="auto" w:fill="auto"/>
            <w:noWrap/>
            <w:vAlign w:val="bottom"/>
            <w:hideMark/>
            <w:tcPrChange w:id="1943"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3E2E6428" w14:textId="296B3340" w:rsidR="000F19D2" w:rsidRPr="0080672F" w:rsidRDefault="000F19D2" w:rsidP="000F19D2">
            <w:pPr>
              <w:spacing w:line="240" w:lineRule="auto"/>
              <w:contextualSpacing w:val="0"/>
              <w:jc w:val="center"/>
              <w:rPr>
                <w:rFonts w:eastAsia="Times New Roman" w:cs="Times New Roman"/>
                <w:color w:val="000000"/>
                <w:sz w:val="20"/>
                <w:szCs w:val="20"/>
              </w:rPr>
            </w:pPr>
            <w:ins w:id="1944" w:author="Silver, Ian" w:date="2026-02-18T10:57:00Z" w16du:dateUtc="2026-02-18T15:57:00Z">
              <w:r>
                <w:rPr>
                  <w:color w:val="000000"/>
                  <w:sz w:val="20"/>
                  <w:szCs w:val="20"/>
                </w:rPr>
                <w:t>1.590</w:t>
              </w:r>
            </w:ins>
            <w:del w:id="1945" w:author="Silver, Ian" w:date="2026-02-18T10:57:00Z" w16du:dateUtc="2026-02-18T15:57:00Z">
              <w:r w:rsidRPr="0080672F" w:rsidDel="00997B1E">
                <w:rPr>
                  <w:rFonts w:eastAsia="Times New Roman" w:cs="Times New Roman"/>
                  <w:color w:val="000000"/>
                  <w:sz w:val="20"/>
                  <w:szCs w:val="20"/>
                </w:rPr>
                <w:delText>1.590</w:delText>
              </w:r>
            </w:del>
          </w:p>
        </w:tc>
        <w:tc>
          <w:tcPr>
            <w:tcW w:w="347" w:type="pct"/>
            <w:tcBorders>
              <w:top w:val="nil"/>
              <w:left w:val="nil"/>
              <w:bottom w:val="nil"/>
              <w:right w:val="nil"/>
            </w:tcBorders>
            <w:shd w:val="clear" w:color="auto" w:fill="auto"/>
            <w:noWrap/>
            <w:vAlign w:val="bottom"/>
            <w:hideMark/>
            <w:tcPrChange w:id="1946"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14C5306B" w14:textId="7D0904F3" w:rsidR="000F19D2" w:rsidRPr="0080672F" w:rsidRDefault="000F19D2" w:rsidP="000F19D2">
            <w:pPr>
              <w:spacing w:line="240" w:lineRule="auto"/>
              <w:contextualSpacing w:val="0"/>
              <w:jc w:val="center"/>
              <w:rPr>
                <w:rFonts w:eastAsia="Times New Roman" w:cs="Times New Roman"/>
                <w:color w:val="000000"/>
                <w:sz w:val="20"/>
                <w:szCs w:val="20"/>
              </w:rPr>
            </w:pPr>
            <w:ins w:id="1947" w:author="Silver, Ian" w:date="2026-02-18T10:57:00Z" w16du:dateUtc="2026-02-18T15:57:00Z">
              <w:r>
                <w:rPr>
                  <w:color w:val="000000"/>
                  <w:sz w:val="20"/>
                  <w:szCs w:val="20"/>
                </w:rPr>
                <w:t>1.008</w:t>
              </w:r>
            </w:ins>
            <w:del w:id="1948" w:author="Silver, Ian" w:date="2026-02-18T10:57:00Z" w16du:dateUtc="2026-02-18T15:57:00Z">
              <w:r w:rsidRPr="0080672F" w:rsidDel="00997B1E">
                <w:rPr>
                  <w:rFonts w:eastAsia="Times New Roman" w:cs="Times New Roman"/>
                  <w:color w:val="000000"/>
                  <w:sz w:val="20"/>
                  <w:szCs w:val="20"/>
                </w:rPr>
                <w:delText>1.008</w:delText>
              </w:r>
            </w:del>
          </w:p>
        </w:tc>
        <w:tc>
          <w:tcPr>
            <w:tcW w:w="419" w:type="pct"/>
            <w:tcBorders>
              <w:top w:val="nil"/>
              <w:left w:val="nil"/>
              <w:bottom w:val="nil"/>
              <w:right w:val="nil"/>
            </w:tcBorders>
            <w:shd w:val="clear" w:color="auto" w:fill="auto"/>
            <w:noWrap/>
            <w:vAlign w:val="bottom"/>
            <w:hideMark/>
            <w:tcPrChange w:id="1949"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6BDF4333" w14:textId="1E646E10" w:rsidR="000F19D2" w:rsidRPr="0080672F" w:rsidRDefault="000F19D2" w:rsidP="000F19D2">
            <w:pPr>
              <w:spacing w:line="240" w:lineRule="auto"/>
              <w:contextualSpacing w:val="0"/>
              <w:jc w:val="center"/>
              <w:rPr>
                <w:rFonts w:eastAsia="Times New Roman" w:cs="Times New Roman"/>
                <w:color w:val="000000"/>
                <w:sz w:val="20"/>
                <w:szCs w:val="20"/>
              </w:rPr>
            </w:pPr>
            <w:ins w:id="1950" w:author="Silver, Ian" w:date="2026-02-18T10:57:00Z" w16du:dateUtc="2026-02-18T15:57:00Z">
              <w:r>
                <w:rPr>
                  <w:color w:val="000000"/>
                  <w:sz w:val="20"/>
                  <w:szCs w:val="20"/>
                </w:rPr>
                <w:t>1010</w:t>
              </w:r>
            </w:ins>
            <w:del w:id="1951" w:author="Silver, Ian" w:date="2026-02-18T10:57:00Z" w16du:dateUtc="2026-02-18T15:57:00Z">
              <w:r w:rsidRPr="0080672F" w:rsidDel="00997B1E">
                <w:rPr>
                  <w:rFonts w:eastAsia="Times New Roman" w:cs="Times New Roman"/>
                  <w:color w:val="000000"/>
                  <w:sz w:val="20"/>
                  <w:szCs w:val="20"/>
                </w:rPr>
                <w:delText>1010</w:delText>
              </w:r>
            </w:del>
          </w:p>
        </w:tc>
        <w:tc>
          <w:tcPr>
            <w:tcW w:w="383" w:type="pct"/>
            <w:tcBorders>
              <w:top w:val="nil"/>
              <w:left w:val="nil"/>
              <w:bottom w:val="nil"/>
              <w:right w:val="nil"/>
            </w:tcBorders>
            <w:shd w:val="clear" w:color="auto" w:fill="auto"/>
            <w:noWrap/>
            <w:vAlign w:val="bottom"/>
            <w:hideMark/>
            <w:tcPrChange w:id="1952"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6F21DC8F" w14:textId="41297DC1" w:rsidR="000F19D2" w:rsidRPr="0080672F" w:rsidRDefault="000F19D2" w:rsidP="000F19D2">
            <w:pPr>
              <w:spacing w:line="240" w:lineRule="auto"/>
              <w:contextualSpacing w:val="0"/>
              <w:jc w:val="center"/>
              <w:rPr>
                <w:rFonts w:eastAsia="Times New Roman" w:cs="Times New Roman"/>
                <w:color w:val="000000"/>
                <w:sz w:val="20"/>
                <w:szCs w:val="20"/>
              </w:rPr>
            </w:pPr>
            <w:ins w:id="1953" w:author="Silver, Ian" w:date="2026-02-18T10:57:00Z" w16du:dateUtc="2026-02-18T15:57:00Z">
              <w:r>
                <w:rPr>
                  <w:color w:val="000000"/>
                  <w:sz w:val="20"/>
                  <w:szCs w:val="20"/>
                </w:rPr>
                <w:t>2227</w:t>
              </w:r>
            </w:ins>
            <w:del w:id="1954" w:author="Silver, Ian" w:date="2026-02-18T10:57:00Z" w16du:dateUtc="2026-02-18T15:57:00Z">
              <w:r w:rsidRPr="0080672F" w:rsidDel="00997B1E">
                <w:rPr>
                  <w:rFonts w:eastAsia="Times New Roman" w:cs="Times New Roman"/>
                  <w:color w:val="000000"/>
                  <w:sz w:val="20"/>
                  <w:szCs w:val="20"/>
                </w:rPr>
                <w:delText>2227</w:delText>
              </w:r>
            </w:del>
          </w:p>
        </w:tc>
      </w:tr>
      <w:tr w:rsidR="000F19D2" w:rsidRPr="0080672F" w14:paraId="6AD1B30A" w14:textId="77777777" w:rsidTr="00997B1E">
        <w:trPr>
          <w:trHeight w:val="20"/>
          <w:trPrChange w:id="1955"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1956"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73780F20"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Male</w:t>
            </w:r>
          </w:p>
        </w:tc>
        <w:tc>
          <w:tcPr>
            <w:tcW w:w="401" w:type="pct"/>
            <w:tcBorders>
              <w:top w:val="nil"/>
              <w:left w:val="nil"/>
              <w:bottom w:val="nil"/>
              <w:right w:val="nil"/>
            </w:tcBorders>
            <w:shd w:val="clear" w:color="auto" w:fill="auto"/>
            <w:noWrap/>
            <w:vAlign w:val="bottom"/>
            <w:hideMark/>
            <w:tcPrChange w:id="1957"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5FE933AA" w14:textId="39670499" w:rsidR="000F19D2" w:rsidRPr="0080672F" w:rsidRDefault="000F19D2" w:rsidP="000F19D2">
            <w:pPr>
              <w:spacing w:line="240" w:lineRule="auto"/>
              <w:contextualSpacing w:val="0"/>
              <w:jc w:val="center"/>
              <w:rPr>
                <w:rFonts w:eastAsia="Times New Roman" w:cs="Times New Roman"/>
                <w:color w:val="000000"/>
                <w:sz w:val="20"/>
                <w:szCs w:val="20"/>
              </w:rPr>
            </w:pPr>
            <w:ins w:id="1958" w:author="Silver, Ian" w:date="2026-02-18T10:57:00Z" w16du:dateUtc="2026-02-18T15:57:00Z">
              <w:r>
                <w:rPr>
                  <w:color w:val="000000"/>
                  <w:sz w:val="20"/>
                  <w:szCs w:val="20"/>
                </w:rPr>
                <w:t>2.276</w:t>
              </w:r>
            </w:ins>
            <w:del w:id="1959" w:author="Silver, Ian" w:date="2026-02-18T10:57:00Z" w16du:dateUtc="2026-02-18T15:57:00Z">
              <w:r w:rsidRPr="0080672F" w:rsidDel="00997B1E">
                <w:rPr>
                  <w:rFonts w:eastAsia="Times New Roman" w:cs="Times New Roman"/>
                  <w:color w:val="000000"/>
                  <w:sz w:val="20"/>
                  <w:szCs w:val="20"/>
                </w:rPr>
                <w:delText>2.276</w:delText>
              </w:r>
            </w:del>
          </w:p>
        </w:tc>
        <w:tc>
          <w:tcPr>
            <w:tcW w:w="294" w:type="pct"/>
            <w:tcBorders>
              <w:top w:val="nil"/>
              <w:left w:val="nil"/>
              <w:bottom w:val="nil"/>
              <w:right w:val="nil"/>
            </w:tcBorders>
            <w:shd w:val="clear" w:color="auto" w:fill="auto"/>
            <w:noWrap/>
            <w:vAlign w:val="center"/>
            <w:hideMark/>
            <w:tcPrChange w:id="1960"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106FDB80" w14:textId="639BE2F9" w:rsidR="000F19D2" w:rsidRPr="0080672F" w:rsidRDefault="000F19D2" w:rsidP="000F19D2">
            <w:pPr>
              <w:spacing w:line="240" w:lineRule="auto"/>
              <w:contextualSpacing w:val="0"/>
              <w:jc w:val="center"/>
              <w:rPr>
                <w:rFonts w:eastAsia="Times New Roman" w:cs="Times New Roman"/>
                <w:color w:val="000000"/>
                <w:sz w:val="20"/>
                <w:szCs w:val="20"/>
              </w:rPr>
            </w:pPr>
            <w:ins w:id="1961" w:author="Silver, Ian" w:date="2026-02-18T10:57:00Z" w16du:dateUtc="2026-02-18T15:57:00Z">
              <w:r>
                <w:rPr>
                  <w:color w:val="000000"/>
                  <w:sz w:val="20"/>
                  <w:szCs w:val="20"/>
                </w:rPr>
                <w:t>0.042</w:t>
              </w:r>
            </w:ins>
            <w:del w:id="1962" w:author="Silver, Ian" w:date="2026-02-18T10:57:00Z" w16du:dateUtc="2026-02-18T15:57:00Z">
              <w:r w:rsidRPr="0080672F" w:rsidDel="00997B1E">
                <w:rPr>
                  <w:rFonts w:eastAsia="Times New Roman" w:cs="Times New Roman"/>
                  <w:color w:val="000000"/>
                  <w:sz w:val="20"/>
                  <w:szCs w:val="20"/>
                </w:rPr>
                <w:delText>1.043</w:delText>
              </w:r>
            </w:del>
          </w:p>
        </w:tc>
        <w:tc>
          <w:tcPr>
            <w:tcW w:w="454" w:type="pct"/>
            <w:tcBorders>
              <w:top w:val="nil"/>
              <w:left w:val="nil"/>
              <w:bottom w:val="nil"/>
              <w:right w:val="nil"/>
            </w:tcBorders>
            <w:shd w:val="clear" w:color="auto" w:fill="auto"/>
            <w:noWrap/>
            <w:vAlign w:val="bottom"/>
            <w:hideMark/>
            <w:tcPrChange w:id="1963"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2E446FB4" w14:textId="593618FC" w:rsidR="000F19D2" w:rsidRPr="0080672F" w:rsidRDefault="000F19D2" w:rsidP="000F19D2">
            <w:pPr>
              <w:spacing w:line="240" w:lineRule="auto"/>
              <w:contextualSpacing w:val="0"/>
              <w:jc w:val="center"/>
              <w:rPr>
                <w:rFonts w:eastAsia="Times New Roman" w:cs="Times New Roman"/>
                <w:color w:val="000000"/>
                <w:sz w:val="20"/>
                <w:szCs w:val="20"/>
              </w:rPr>
            </w:pPr>
            <w:ins w:id="1964" w:author="Silver, Ian" w:date="2026-02-18T10:57:00Z" w16du:dateUtc="2026-02-18T15:57:00Z">
              <w:r>
                <w:rPr>
                  <w:color w:val="000000"/>
                  <w:sz w:val="20"/>
                  <w:szCs w:val="20"/>
                </w:rPr>
                <w:t>2.097</w:t>
              </w:r>
            </w:ins>
            <w:del w:id="1965" w:author="Silver, Ian" w:date="2026-02-18T10:57:00Z" w16du:dateUtc="2026-02-18T15:57:00Z">
              <w:r w:rsidRPr="0080672F" w:rsidDel="00997B1E">
                <w:rPr>
                  <w:rFonts w:eastAsia="Times New Roman" w:cs="Times New Roman"/>
                  <w:color w:val="000000"/>
                  <w:sz w:val="20"/>
                  <w:szCs w:val="20"/>
                </w:rPr>
                <w:delText>2.097</w:delText>
              </w:r>
            </w:del>
          </w:p>
        </w:tc>
        <w:tc>
          <w:tcPr>
            <w:tcW w:w="454" w:type="pct"/>
            <w:tcBorders>
              <w:top w:val="nil"/>
              <w:left w:val="nil"/>
              <w:bottom w:val="nil"/>
              <w:right w:val="nil"/>
            </w:tcBorders>
            <w:shd w:val="clear" w:color="auto" w:fill="auto"/>
            <w:noWrap/>
            <w:vAlign w:val="bottom"/>
            <w:hideMark/>
            <w:tcPrChange w:id="1966"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127E1AB2" w14:textId="65986AA2" w:rsidR="000F19D2" w:rsidRPr="0080672F" w:rsidRDefault="000F19D2" w:rsidP="000F19D2">
            <w:pPr>
              <w:spacing w:line="240" w:lineRule="auto"/>
              <w:contextualSpacing w:val="0"/>
              <w:jc w:val="center"/>
              <w:rPr>
                <w:rFonts w:eastAsia="Times New Roman" w:cs="Times New Roman"/>
                <w:color w:val="000000"/>
                <w:sz w:val="20"/>
                <w:szCs w:val="20"/>
              </w:rPr>
            </w:pPr>
            <w:ins w:id="1967" w:author="Silver, Ian" w:date="2026-02-18T10:57:00Z" w16du:dateUtc="2026-02-18T15:57:00Z">
              <w:r>
                <w:rPr>
                  <w:color w:val="000000"/>
                  <w:sz w:val="20"/>
                  <w:szCs w:val="20"/>
                </w:rPr>
                <w:t>2.470</w:t>
              </w:r>
            </w:ins>
            <w:del w:id="1968" w:author="Silver, Ian" w:date="2026-02-18T10:57:00Z" w16du:dateUtc="2026-02-18T15:57:00Z">
              <w:r w:rsidRPr="0080672F" w:rsidDel="00997B1E">
                <w:rPr>
                  <w:rFonts w:eastAsia="Times New Roman" w:cs="Times New Roman"/>
                  <w:color w:val="000000"/>
                  <w:sz w:val="20"/>
                  <w:szCs w:val="20"/>
                </w:rPr>
                <w:delText>2.470</w:delText>
              </w:r>
            </w:del>
          </w:p>
        </w:tc>
        <w:tc>
          <w:tcPr>
            <w:tcW w:w="347" w:type="pct"/>
            <w:tcBorders>
              <w:top w:val="nil"/>
              <w:left w:val="nil"/>
              <w:bottom w:val="nil"/>
              <w:right w:val="nil"/>
            </w:tcBorders>
            <w:shd w:val="clear" w:color="auto" w:fill="auto"/>
            <w:noWrap/>
            <w:vAlign w:val="bottom"/>
            <w:hideMark/>
            <w:tcPrChange w:id="1969"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0AD2CB06" w14:textId="5BB2ED93" w:rsidR="000F19D2" w:rsidRPr="0080672F" w:rsidRDefault="000F19D2" w:rsidP="000F19D2">
            <w:pPr>
              <w:spacing w:line="240" w:lineRule="auto"/>
              <w:contextualSpacing w:val="0"/>
              <w:jc w:val="center"/>
              <w:rPr>
                <w:rFonts w:eastAsia="Times New Roman" w:cs="Times New Roman"/>
                <w:color w:val="000000"/>
                <w:sz w:val="20"/>
                <w:szCs w:val="20"/>
              </w:rPr>
            </w:pPr>
            <w:ins w:id="1970" w:author="Silver, Ian" w:date="2026-02-18T10:57:00Z" w16du:dateUtc="2026-02-18T15:57:00Z">
              <w:r>
                <w:rPr>
                  <w:color w:val="000000"/>
                  <w:sz w:val="20"/>
                  <w:szCs w:val="20"/>
                </w:rPr>
                <w:t>1.004</w:t>
              </w:r>
            </w:ins>
            <w:del w:id="1971" w:author="Silver, Ian" w:date="2026-02-18T10:57:00Z" w16du:dateUtc="2026-02-18T15:57:00Z">
              <w:r w:rsidRPr="0080672F" w:rsidDel="00997B1E">
                <w:rPr>
                  <w:rFonts w:eastAsia="Times New Roman" w:cs="Times New Roman"/>
                  <w:color w:val="000000"/>
                  <w:sz w:val="20"/>
                  <w:szCs w:val="20"/>
                </w:rPr>
                <w:delText>1.004</w:delText>
              </w:r>
            </w:del>
          </w:p>
        </w:tc>
        <w:tc>
          <w:tcPr>
            <w:tcW w:w="419" w:type="pct"/>
            <w:tcBorders>
              <w:top w:val="nil"/>
              <w:left w:val="nil"/>
              <w:bottom w:val="nil"/>
              <w:right w:val="nil"/>
            </w:tcBorders>
            <w:shd w:val="clear" w:color="auto" w:fill="auto"/>
            <w:noWrap/>
            <w:vAlign w:val="bottom"/>
            <w:hideMark/>
            <w:tcPrChange w:id="1972"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53C36D09" w14:textId="118B57F4" w:rsidR="000F19D2" w:rsidRPr="0080672F" w:rsidRDefault="000F19D2" w:rsidP="000F19D2">
            <w:pPr>
              <w:spacing w:line="240" w:lineRule="auto"/>
              <w:contextualSpacing w:val="0"/>
              <w:jc w:val="center"/>
              <w:rPr>
                <w:rFonts w:eastAsia="Times New Roman" w:cs="Times New Roman"/>
                <w:color w:val="000000"/>
                <w:sz w:val="20"/>
                <w:szCs w:val="20"/>
              </w:rPr>
            </w:pPr>
            <w:ins w:id="1973" w:author="Silver, Ian" w:date="2026-02-18T10:57:00Z" w16du:dateUtc="2026-02-18T15:57:00Z">
              <w:r>
                <w:rPr>
                  <w:color w:val="000000"/>
                  <w:sz w:val="20"/>
                  <w:szCs w:val="20"/>
                </w:rPr>
                <w:t>1109</w:t>
              </w:r>
            </w:ins>
            <w:del w:id="1974" w:author="Silver, Ian" w:date="2026-02-18T10:57:00Z" w16du:dateUtc="2026-02-18T15:57:00Z">
              <w:r w:rsidRPr="0080672F" w:rsidDel="00997B1E">
                <w:rPr>
                  <w:rFonts w:eastAsia="Times New Roman" w:cs="Times New Roman"/>
                  <w:color w:val="000000"/>
                  <w:sz w:val="20"/>
                  <w:szCs w:val="20"/>
                </w:rPr>
                <w:delText>1109</w:delText>
              </w:r>
            </w:del>
          </w:p>
        </w:tc>
        <w:tc>
          <w:tcPr>
            <w:tcW w:w="383" w:type="pct"/>
            <w:tcBorders>
              <w:top w:val="nil"/>
              <w:left w:val="nil"/>
              <w:bottom w:val="nil"/>
              <w:right w:val="nil"/>
            </w:tcBorders>
            <w:shd w:val="clear" w:color="auto" w:fill="auto"/>
            <w:noWrap/>
            <w:vAlign w:val="bottom"/>
            <w:hideMark/>
            <w:tcPrChange w:id="1975"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0B3AD388" w14:textId="5DA8316D" w:rsidR="000F19D2" w:rsidRPr="0080672F" w:rsidRDefault="000F19D2" w:rsidP="000F19D2">
            <w:pPr>
              <w:spacing w:line="240" w:lineRule="auto"/>
              <w:contextualSpacing w:val="0"/>
              <w:jc w:val="center"/>
              <w:rPr>
                <w:rFonts w:eastAsia="Times New Roman" w:cs="Times New Roman"/>
                <w:color w:val="000000"/>
                <w:sz w:val="20"/>
                <w:szCs w:val="20"/>
              </w:rPr>
            </w:pPr>
            <w:ins w:id="1976" w:author="Silver, Ian" w:date="2026-02-18T10:57:00Z" w16du:dateUtc="2026-02-18T15:57:00Z">
              <w:r>
                <w:rPr>
                  <w:color w:val="000000"/>
                  <w:sz w:val="20"/>
                  <w:szCs w:val="20"/>
                </w:rPr>
                <w:t>2107</w:t>
              </w:r>
            </w:ins>
            <w:del w:id="1977" w:author="Silver, Ian" w:date="2026-02-18T10:57:00Z" w16du:dateUtc="2026-02-18T15:57:00Z">
              <w:r w:rsidRPr="0080672F" w:rsidDel="00997B1E">
                <w:rPr>
                  <w:rFonts w:eastAsia="Times New Roman" w:cs="Times New Roman"/>
                  <w:color w:val="000000"/>
                  <w:sz w:val="20"/>
                  <w:szCs w:val="20"/>
                </w:rPr>
                <w:delText>2107</w:delText>
              </w:r>
            </w:del>
          </w:p>
        </w:tc>
      </w:tr>
      <w:tr w:rsidR="000F19D2" w:rsidRPr="0080672F" w14:paraId="13444BB1" w14:textId="77777777" w:rsidTr="00997B1E">
        <w:trPr>
          <w:trHeight w:val="20"/>
          <w:trPrChange w:id="1978"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1979"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09CE6E0A"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Sample</w:t>
            </w:r>
          </w:p>
        </w:tc>
        <w:tc>
          <w:tcPr>
            <w:tcW w:w="401" w:type="pct"/>
            <w:tcBorders>
              <w:top w:val="nil"/>
              <w:left w:val="nil"/>
              <w:bottom w:val="nil"/>
              <w:right w:val="nil"/>
            </w:tcBorders>
            <w:shd w:val="clear" w:color="auto" w:fill="auto"/>
            <w:noWrap/>
            <w:vAlign w:val="bottom"/>
            <w:hideMark/>
            <w:tcPrChange w:id="1980"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4F601C38" w14:textId="118ABCB8" w:rsidR="000F19D2" w:rsidRPr="0080672F" w:rsidRDefault="000F19D2" w:rsidP="000F19D2">
            <w:pPr>
              <w:spacing w:line="240" w:lineRule="auto"/>
              <w:contextualSpacing w:val="0"/>
              <w:jc w:val="center"/>
              <w:rPr>
                <w:rFonts w:eastAsia="Times New Roman" w:cs="Times New Roman"/>
                <w:color w:val="000000"/>
                <w:sz w:val="20"/>
                <w:szCs w:val="20"/>
              </w:rPr>
            </w:pPr>
            <w:ins w:id="1981" w:author="Silver, Ian" w:date="2026-02-18T10:57:00Z" w16du:dateUtc="2026-02-18T15:57:00Z">
              <w:r>
                <w:rPr>
                  <w:color w:val="000000"/>
                  <w:sz w:val="20"/>
                  <w:szCs w:val="20"/>
                </w:rPr>
                <w:t>0.997</w:t>
              </w:r>
            </w:ins>
            <w:del w:id="1982" w:author="Silver, Ian" w:date="2026-02-18T10:57:00Z" w16du:dateUtc="2026-02-18T15:57:00Z">
              <w:r w:rsidRPr="0080672F" w:rsidDel="00997B1E">
                <w:rPr>
                  <w:rFonts w:eastAsia="Times New Roman" w:cs="Times New Roman"/>
                  <w:color w:val="000000"/>
                  <w:sz w:val="20"/>
                  <w:szCs w:val="20"/>
                </w:rPr>
                <w:delText>0.997</w:delText>
              </w:r>
            </w:del>
          </w:p>
        </w:tc>
        <w:tc>
          <w:tcPr>
            <w:tcW w:w="294" w:type="pct"/>
            <w:tcBorders>
              <w:top w:val="nil"/>
              <w:left w:val="nil"/>
              <w:bottom w:val="nil"/>
              <w:right w:val="nil"/>
            </w:tcBorders>
            <w:shd w:val="clear" w:color="auto" w:fill="auto"/>
            <w:noWrap/>
            <w:vAlign w:val="center"/>
            <w:hideMark/>
            <w:tcPrChange w:id="1983"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35277F17" w14:textId="6C228B13" w:rsidR="000F19D2" w:rsidRPr="0080672F" w:rsidRDefault="000F19D2" w:rsidP="000F19D2">
            <w:pPr>
              <w:spacing w:line="240" w:lineRule="auto"/>
              <w:contextualSpacing w:val="0"/>
              <w:jc w:val="center"/>
              <w:rPr>
                <w:rFonts w:eastAsia="Times New Roman" w:cs="Times New Roman"/>
                <w:color w:val="000000"/>
                <w:sz w:val="20"/>
                <w:szCs w:val="20"/>
              </w:rPr>
            </w:pPr>
            <w:ins w:id="1984" w:author="Silver, Ian" w:date="2026-02-18T10:57:00Z" w16du:dateUtc="2026-02-18T15:57:00Z">
              <w:r>
                <w:rPr>
                  <w:color w:val="000000"/>
                  <w:sz w:val="20"/>
                  <w:szCs w:val="20"/>
                </w:rPr>
                <w:t>0.058</w:t>
              </w:r>
            </w:ins>
            <w:del w:id="1985" w:author="Silver, Ian" w:date="2026-02-18T10:57:00Z" w16du:dateUtc="2026-02-18T15:57:00Z">
              <w:r w:rsidRPr="0080672F" w:rsidDel="00997B1E">
                <w:rPr>
                  <w:rFonts w:eastAsia="Times New Roman" w:cs="Times New Roman"/>
                  <w:color w:val="000000"/>
                  <w:sz w:val="20"/>
                  <w:szCs w:val="20"/>
                </w:rPr>
                <w:delText>1.060</w:delText>
              </w:r>
            </w:del>
          </w:p>
        </w:tc>
        <w:tc>
          <w:tcPr>
            <w:tcW w:w="454" w:type="pct"/>
            <w:tcBorders>
              <w:top w:val="nil"/>
              <w:left w:val="nil"/>
              <w:bottom w:val="nil"/>
              <w:right w:val="nil"/>
            </w:tcBorders>
            <w:shd w:val="clear" w:color="auto" w:fill="auto"/>
            <w:noWrap/>
            <w:vAlign w:val="bottom"/>
            <w:hideMark/>
            <w:tcPrChange w:id="1986"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47435AAA" w14:textId="673410A4" w:rsidR="000F19D2" w:rsidRPr="0080672F" w:rsidRDefault="000F19D2" w:rsidP="000F19D2">
            <w:pPr>
              <w:spacing w:line="240" w:lineRule="auto"/>
              <w:contextualSpacing w:val="0"/>
              <w:jc w:val="center"/>
              <w:rPr>
                <w:rFonts w:eastAsia="Times New Roman" w:cs="Times New Roman"/>
                <w:color w:val="000000"/>
                <w:sz w:val="20"/>
                <w:szCs w:val="20"/>
              </w:rPr>
            </w:pPr>
            <w:ins w:id="1987" w:author="Silver, Ian" w:date="2026-02-18T10:57:00Z" w16du:dateUtc="2026-02-18T15:57:00Z">
              <w:r>
                <w:rPr>
                  <w:color w:val="000000"/>
                  <w:sz w:val="20"/>
                  <w:szCs w:val="20"/>
                </w:rPr>
                <w:t>0.889</w:t>
              </w:r>
            </w:ins>
            <w:del w:id="1988" w:author="Silver, Ian" w:date="2026-02-18T10:57:00Z" w16du:dateUtc="2026-02-18T15:57:00Z">
              <w:r w:rsidRPr="0080672F" w:rsidDel="00997B1E">
                <w:rPr>
                  <w:rFonts w:eastAsia="Times New Roman" w:cs="Times New Roman"/>
                  <w:color w:val="000000"/>
                  <w:sz w:val="20"/>
                  <w:szCs w:val="20"/>
                </w:rPr>
                <w:delText>0.889</w:delText>
              </w:r>
            </w:del>
          </w:p>
        </w:tc>
        <w:tc>
          <w:tcPr>
            <w:tcW w:w="454" w:type="pct"/>
            <w:tcBorders>
              <w:top w:val="nil"/>
              <w:left w:val="nil"/>
              <w:bottom w:val="nil"/>
              <w:right w:val="nil"/>
            </w:tcBorders>
            <w:shd w:val="clear" w:color="auto" w:fill="auto"/>
            <w:noWrap/>
            <w:vAlign w:val="bottom"/>
            <w:hideMark/>
            <w:tcPrChange w:id="1989"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7DFA0645" w14:textId="6E155DB9" w:rsidR="000F19D2" w:rsidRPr="0080672F" w:rsidRDefault="000F19D2" w:rsidP="000F19D2">
            <w:pPr>
              <w:spacing w:line="240" w:lineRule="auto"/>
              <w:contextualSpacing w:val="0"/>
              <w:jc w:val="center"/>
              <w:rPr>
                <w:rFonts w:eastAsia="Times New Roman" w:cs="Times New Roman"/>
                <w:color w:val="000000"/>
                <w:sz w:val="20"/>
                <w:szCs w:val="20"/>
              </w:rPr>
            </w:pPr>
            <w:ins w:id="1990" w:author="Silver, Ian" w:date="2026-02-18T10:57:00Z" w16du:dateUtc="2026-02-18T15:57:00Z">
              <w:r>
                <w:rPr>
                  <w:color w:val="000000"/>
                  <w:sz w:val="20"/>
                  <w:szCs w:val="20"/>
                </w:rPr>
                <w:t>1.115</w:t>
              </w:r>
            </w:ins>
            <w:del w:id="1991" w:author="Silver, Ian" w:date="2026-02-18T10:57:00Z" w16du:dateUtc="2026-02-18T15:57:00Z">
              <w:r w:rsidRPr="0080672F" w:rsidDel="00997B1E">
                <w:rPr>
                  <w:rFonts w:eastAsia="Times New Roman" w:cs="Times New Roman"/>
                  <w:color w:val="000000"/>
                  <w:sz w:val="20"/>
                  <w:szCs w:val="20"/>
                </w:rPr>
                <w:delText>1.115</w:delText>
              </w:r>
            </w:del>
          </w:p>
        </w:tc>
        <w:tc>
          <w:tcPr>
            <w:tcW w:w="347" w:type="pct"/>
            <w:tcBorders>
              <w:top w:val="nil"/>
              <w:left w:val="nil"/>
              <w:bottom w:val="nil"/>
              <w:right w:val="nil"/>
            </w:tcBorders>
            <w:shd w:val="clear" w:color="auto" w:fill="auto"/>
            <w:noWrap/>
            <w:vAlign w:val="bottom"/>
            <w:hideMark/>
            <w:tcPrChange w:id="1992"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7BCF6F16" w14:textId="16F01FF8" w:rsidR="000F19D2" w:rsidRPr="0080672F" w:rsidRDefault="000F19D2" w:rsidP="000F19D2">
            <w:pPr>
              <w:spacing w:line="240" w:lineRule="auto"/>
              <w:contextualSpacing w:val="0"/>
              <w:jc w:val="center"/>
              <w:rPr>
                <w:rFonts w:eastAsia="Times New Roman" w:cs="Times New Roman"/>
                <w:color w:val="000000"/>
                <w:sz w:val="20"/>
                <w:szCs w:val="20"/>
              </w:rPr>
            </w:pPr>
            <w:ins w:id="1993" w:author="Silver, Ian" w:date="2026-02-18T10:57:00Z" w16du:dateUtc="2026-02-18T15:57:00Z">
              <w:r>
                <w:rPr>
                  <w:color w:val="000000"/>
                  <w:sz w:val="20"/>
                  <w:szCs w:val="20"/>
                </w:rPr>
                <w:t>1.007</w:t>
              </w:r>
            </w:ins>
            <w:del w:id="1994" w:author="Silver, Ian" w:date="2026-02-18T10:57:00Z" w16du:dateUtc="2026-02-18T15:57:00Z">
              <w:r w:rsidRPr="0080672F" w:rsidDel="00997B1E">
                <w:rPr>
                  <w:rFonts w:eastAsia="Times New Roman" w:cs="Times New Roman"/>
                  <w:color w:val="000000"/>
                  <w:sz w:val="20"/>
                  <w:szCs w:val="20"/>
                </w:rPr>
                <w:delText>1.007</w:delText>
              </w:r>
            </w:del>
          </w:p>
        </w:tc>
        <w:tc>
          <w:tcPr>
            <w:tcW w:w="419" w:type="pct"/>
            <w:tcBorders>
              <w:top w:val="nil"/>
              <w:left w:val="nil"/>
              <w:bottom w:val="nil"/>
              <w:right w:val="nil"/>
            </w:tcBorders>
            <w:shd w:val="clear" w:color="auto" w:fill="auto"/>
            <w:noWrap/>
            <w:vAlign w:val="bottom"/>
            <w:hideMark/>
            <w:tcPrChange w:id="1995"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5FE5A018" w14:textId="4CB2FBA2" w:rsidR="000F19D2" w:rsidRPr="0080672F" w:rsidRDefault="000F19D2" w:rsidP="000F19D2">
            <w:pPr>
              <w:spacing w:line="240" w:lineRule="auto"/>
              <w:contextualSpacing w:val="0"/>
              <w:jc w:val="center"/>
              <w:rPr>
                <w:rFonts w:eastAsia="Times New Roman" w:cs="Times New Roman"/>
                <w:color w:val="000000"/>
                <w:sz w:val="20"/>
                <w:szCs w:val="20"/>
              </w:rPr>
            </w:pPr>
            <w:ins w:id="1996" w:author="Silver, Ian" w:date="2026-02-18T10:57:00Z" w16du:dateUtc="2026-02-18T15:57:00Z">
              <w:r>
                <w:rPr>
                  <w:color w:val="000000"/>
                  <w:sz w:val="20"/>
                  <w:szCs w:val="20"/>
                </w:rPr>
                <w:t>983</w:t>
              </w:r>
            </w:ins>
            <w:del w:id="1997" w:author="Silver, Ian" w:date="2026-02-18T10:57:00Z" w16du:dateUtc="2026-02-18T15:57:00Z">
              <w:r w:rsidRPr="0080672F" w:rsidDel="00997B1E">
                <w:rPr>
                  <w:rFonts w:eastAsia="Times New Roman" w:cs="Times New Roman"/>
                  <w:color w:val="000000"/>
                  <w:sz w:val="20"/>
                  <w:szCs w:val="20"/>
                </w:rPr>
                <w:delText>983</w:delText>
              </w:r>
            </w:del>
          </w:p>
        </w:tc>
        <w:tc>
          <w:tcPr>
            <w:tcW w:w="383" w:type="pct"/>
            <w:tcBorders>
              <w:top w:val="nil"/>
              <w:left w:val="nil"/>
              <w:bottom w:val="nil"/>
              <w:right w:val="nil"/>
            </w:tcBorders>
            <w:shd w:val="clear" w:color="auto" w:fill="auto"/>
            <w:noWrap/>
            <w:vAlign w:val="bottom"/>
            <w:hideMark/>
            <w:tcPrChange w:id="1998"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073B915D" w14:textId="1D875077" w:rsidR="000F19D2" w:rsidRPr="0080672F" w:rsidRDefault="000F19D2" w:rsidP="000F19D2">
            <w:pPr>
              <w:spacing w:line="240" w:lineRule="auto"/>
              <w:contextualSpacing w:val="0"/>
              <w:jc w:val="center"/>
              <w:rPr>
                <w:rFonts w:eastAsia="Times New Roman" w:cs="Times New Roman"/>
                <w:color w:val="000000"/>
                <w:sz w:val="20"/>
                <w:szCs w:val="20"/>
              </w:rPr>
            </w:pPr>
            <w:ins w:id="1999" w:author="Silver, Ian" w:date="2026-02-18T10:57:00Z" w16du:dateUtc="2026-02-18T15:57:00Z">
              <w:r>
                <w:rPr>
                  <w:color w:val="000000"/>
                  <w:sz w:val="20"/>
                  <w:szCs w:val="20"/>
                </w:rPr>
                <w:t>1973</w:t>
              </w:r>
            </w:ins>
            <w:del w:id="2000" w:author="Silver, Ian" w:date="2026-02-18T10:57:00Z" w16du:dateUtc="2026-02-18T15:57:00Z">
              <w:r w:rsidRPr="0080672F" w:rsidDel="00997B1E">
                <w:rPr>
                  <w:rFonts w:eastAsia="Times New Roman" w:cs="Times New Roman"/>
                  <w:color w:val="000000"/>
                  <w:sz w:val="20"/>
                  <w:szCs w:val="20"/>
                </w:rPr>
                <w:delText>1973</w:delText>
              </w:r>
            </w:del>
          </w:p>
        </w:tc>
      </w:tr>
      <w:tr w:rsidR="000F19D2" w:rsidRPr="0080672F" w14:paraId="2AE2948B" w14:textId="77777777" w:rsidTr="00997B1E">
        <w:trPr>
          <w:trHeight w:val="20"/>
          <w:trPrChange w:id="2001"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2002"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3E1893E7"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Metropolitan Statistical Area</w:t>
            </w:r>
          </w:p>
        </w:tc>
        <w:tc>
          <w:tcPr>
            <w:tcW w:w="401" w:type="pct"/>
            <w:tcBorders>
              <w:top w:val="nil"/>
              <w:left w:val="nil"/>
              <w:bottom w:val="nil"/>
              <w:right w:val="nil"/>
            </w:tcBorders>
            <w:shd w:val="clear" w:color="auto" w:fill="auto"/>
            <w:noWrap/>
            <w:vAlign w:val="bottom"/>
            <w:hideMark/>
            <w:tcPrChange w:id="2003"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4FEECD26" w14:textId="428C4BA0" w:rsidR="000F19D2" w:rsidRPr="0080672F" w:rsidRDefault="000F19D2" w:rsidP="000F19D2">
            <w:pPr>
              <w:spacing w:line="240" w:lineRule="auto"/>
              <w:contextualSpacing w:val="0"/>
              <w:jc w:val="center"/>
              <w:rPr>
                <w:rFonts w:eastAsia="Times New Roman" w:cs="Times New Roman"/>
                <w:color w:val="000000"/>
                <w:sz w:val="20"/>
                <w:szCs w:val="20"/>
              </w:rPr>
            </w:pPr>
            <w:ins w:id="2004" w:author="Silver, Ian" w:date="2026-02-18T10:57:00Z" w16du:dateUtc="2026-02-18T15:57:00Z">
              <w:r>
                <w:rPr>
                  <w:color w:val="000000"/>
                  <w:sz w:val="20"/>
                  <w:szCs w:val="20"/>
                </w:rPr>
                <w:t>0.870</w:t>
              </w:r>
            </w:ins>
            <w:del w:id="2005" w:author="Silver, Ian" w:date="2026-02-18T10:57:00Z" w16du:dateUtc="2026-02-18T15:57:00Z">
              <w:r w:rsidRPr="0080672F" w:rsidDel="00997B1E">
                <w:rPr>
                  <w:rFonts w:eastAsia="Times New Roman" w:cs="Times New Roman"/>
                  <w:color w:val="000000"/>
                  <w:sz w:val="20"/>
                  <w:szCs w:val="20"/>
                </w:rPr>
                <w:delText>0.870</w:delText>
              </w:r>
            </w:del>
          </w:p>
        </w:tc>
        <w:tc>
          <w:tcPr>
            <w:tcW w:w="294" w:type="pct"/>
            <w:tcBorders>
              <w:top w:val="nil"/>
              <w:left w:val="nil"/>
              <w:bottom w:val="nil"/>
              <w:right w:val="nil"/>
            </w:tcBorders>
            <w:shd w:val="clear" w:color="auto" w:fill="auto"/>
            <w:noWrap/>
            <w:vAlign w:val="center"/>
            <w:hideMark/>
            <w:tcPrChange w:id="2006"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1741088B" w14:textId="365C2B8F" w:rsidR="000F19D2" w:rsidRPr="0080672F" w:rsidRDefault="000F19D2" w:rsidP="000F19D2">
            <w:pPr>
              <w:spacing w:line="240" w:lineRule="auto"/>
              <w:contextualSpacing w:val="0"/>
              <w:jc w:val="center"/>
              <w:rPr>
                <w:rFonts w:eastAsia="Times New Roman" w:cs="Times New Roman"/>
                <w:color w:val="000000"/>
                <w:sz w:val="20"/>
                <w:szCs w:val="20"/>
              </w:rPr>
            </w:pPr>
            <w:ins w:id="2007" w:author="Silver, Ian" w:date="2026-02-18T10:57:00Z" w16du:dateUtc="2026-02-18T15:57:00Z">
              <w:r>
                <w:rPr>
                  <w:color w:val="000000"/>
                  <w:sz w:val="20"/>
                  <w:szCs w:val="20"/>
                </w:rPr>
                <w:t>0.058</w:t>
              </w:r>
            </w:ins>
            <w:del w:id="2008" w:author="Silver, Ian" w:date="2026-02-18T10:57:00Z" w16du:dateUtc="2026-02-18T15:57:00Z">
              <w:r w:rsidRPr="0080672F" w:rsidDel="00997B1E">
                <w:rPr>
                  <w:rFonts w:eastAsia="Times New Roman" w:cs="Times New Roman"/>
                  <w:color w:val="000000"/>
                  <w:sz w:val="20"/>
                  <w:szCs w:val="20"/>
                </w:rPr>
                <w:delText>1.060</w:delText>
              </w:r>
            </w:del>
          </w:p>
        </w:tc>
        <w:tc>
          <w:tcPr>
            <w:tcW w:w="454" w:type="pct"/>
            <w:tcBorders>
              <w:top w:val="nil"/>
              <w:left w:val="nil"/>
              <w:bottom w:val="nil"/>
              <w:right w:val="nil"/>
            </w:tcBorders>
            <w:shd w:val="clear" w:color="auto" w:fill="auto"/>
            <w:noWrap/>
            <w:vAlign w:val="bottom"/>
            <w:hideMark/>
            <w:tcPrChange w:id="2009"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34F178E4" w14:textId="5CC41F5D" w:rsidR="000F19D2" w:rsidRPr="0080672F" w:rsidRDefault="000F19D2" w:rsidP="000F19D2">
            <w:pPr>
              <w:spacing w:line="240" w:lineRule="auto"/>
              <w:contextualSpacing w:val="0"/>
              <w:jc w:val="center"/>
              <w:rPr>
                <w:rFonts w:eastAsia="Times New Roman" w:cs="Times New Roman"/>
                <w:color w:val="000000"/>
                <w:sz w:val="20"/>
                <w:szCs w:val="20"/>
              </w:rPr>
            </w:pPr>
            <w:ins w:id="2010" w:author="Silver, Ian" w:date="2026-02-18T10:57:00Z" w16du:dateUtc="2026-02-18T15:57:00Z">
              <w:r>
                <w:rPr>
                  <w:color w:val="000000"/>
                  <w:sz w:val="20"/>
                  <w:szCs w:val="20"/>
                </w:rPr>
                <w:t>0.777</w:t>
              </w:r>
            </w:ins>
            <w:del w:id="2011" w:author="Silver, Ian" w:date="2026-02-18T10:57:00Z" w16du:dateUtc="2026-02-18T15:57:00Z">
              <w:r w:rsidRPr="0080672F" w:rsidDel="00997B1E">
                <w:rPr>
                  <w:rFonts w:eastAsia="Times New Roman" w:cs="Times New Roman"/>
                  <w:color w:val="000000"/>
                  <w:sz w:val="20"/>
                  <w:szCs w:val="20"/>
                </w:rPr>
                <w:delText>0.777</w:delText>
              </w:r>
            </w:del>
          </w:p>
        </w:tc>
        <w:tc>
          <w:tcPr>
            <w:tcW w:w="454" w:type="pct"/>
            <w:tcBorders>
              <w:top w:val="nil"/>
              <w:left w:val="nil"/>
              <w:bottom w:val="nil"/>
              <w:right w:val="nil"/>
            </w:tcBorders>
            <w:shd w:val="clear" w:color="auto" w:fill="auto"/>
            <w:noWrap/>
            <w:vAlign w:val="bottom"/>
            <w:hideMark/>
            <w:tcPrChange w:id="2012"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2EB785BE" w14:textId="31165678" w:rsidR="000F19D2" w:rsidRPr="0080672F" w:rsidRDefault="000F19D2" w:rsidP="000F19D2">
            <w:pPr>
              <w:spacing w:line="240" w:lineRule="auto"/>
              <w:contextualSpacing w:val="0"/>
              <w:jc w:val="center"/>
              <w:rPr>
                <w:rFonts w:eastAsia="Times New Roman" w:cs="Times New Roman"/>
                <w:color w:val="000000"/>
                <w:sz w:val="20"/>
                <w:szCs w:val="20"/>
              </w:rPr>
            </w:pPr>
            <w:ins w:id="2013" w:author="Silver, Ian" w:date="2026-02-18T10:57:00Z" w16du:dateUtc="2026-02-18T15:57:00Z">
              <w:r>
                <w:rPr>
                  <w:color w:val="000000"/>
                  <w:sz w:val="20"/>
                  <w:szCs w:val="20"/>
                </w:rPr>
                <w:t>0.976</w:t>
              </w:r>
            </w:ins>
            <w:del w:id="2014" w:author="Silver, Ian" w:date="2026-02-18T10:57:00Z" w16du:dateUtc="2026-02-18T15:57:00Z">
              <w:r w:rsidRPr="0080672F" w:rsidDel="00997B1E">
                <w:rPr>
                  <w:rFonts w:eastAsia="Times New Roman" w:cs="Times New Roman"/>
                  <w:color w:val="000000"/>
                  <w:sz w:val="20"/>
                  <w:szCs w:val="20"/>
                </w:rPr>
                <w:delText>0.976</w:delText>
              </w:r>
            </w:del>
          </w:p>
        </w:tc>
        <w:tc>
          <w:tcPr>
            <w:tcW w:w="347" w:type="pct"/>
            <w:tcBorders>
              <w:top w:val="nil"/>
              <w:left w:val="nil"/>
              <w:bottom w:val="nil"/>
              <w:right w:val="nil"/>
            </w:tcBorders>
            <w:shd w:val="clear" w:color="auto" w:fill="auto"/>
            <w:noWrap/>
            <w:vAlign w:val="bottom"/>
            <w:hideMark/>
            <w:tcPrChange w:id="2015"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5192855E" w14:textId="38A075E6" w:rsidR="000F19D2" w:rsidRPr="0080672F" w:rsidRDefault="000F19D2" w:rsidP="000F19D2">
            <w:pPr>
              <w:spacing w:line="240" w:lineRule="auto"/>
              <w:contextualSpacing w:val="0"/>
              <w:jc w:val="center"/>
              <w:rPr>
                <w:rFonts w:eastAsia="Times New Roman" w:cs="Times New Roman"/>
                <w:color w:val="000000"/>
                <w:sz w:val="20"/>
                <w:szCs w:val="20"/>
              </w:rPr>
            </w:pPr>
            <w:ins w:id="2016" w:author="Silver, Ian" w:date="2026-02-18T10:57:00Z" w16du:dateUtc="2026-02-18T15:57:00Z">
              <w:r>
                <w:rPr>
                  <w:color w:val="000000"/>
                  <w:sz w:val="20"/>
                  <w:szCs w:val="20"/>
                </w:rPr>
                <w:t>1.002</w:t>
              </w:r>
            </w:ins>
            <w:del w:id="2017" w:author="Silver, Ian" w:date="2026-02-18T10:57:00Z" w16du:dateUtc="2026-02-18T15:57:00Z">
              <w:r w:rsidRPr="0080672F" w:rsidDel="00997B1E">
                <w:rPr>
                  <w:rFonts w:eastAsia="Times New Roman" w:cs="Times New Roman"/>
                  <w:color w:val="000000"/>
                  <w:sz w:val="20"/>
                  <w:szCs w:val="20"/>
                </w:rPr>
                <w:delText>1.002</w:delText>
              </w:r>
            </w:del>
          </w:p>
        </w:tc>
        <w:tc>
          <w:tcPr>
            <w:tcW w:w="419" w:type="pct"/>
            <w:tcBorders>
              <w:top w:val="nil"/>
              <w:left w:val="nil"/>
              <w:bottom w:val="nil"/>
              <w:right w:val="nil"/>
            </w:tcBorders>
            <w:shd w:val="clear" w:color="auto" w:fill="auto"/>
            <w:noWrap/>
            <w:vAlign w:val="bottom"/>
            <w:hideMark/>
            <w:tcPrChange w:id="2018"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7D133B97" w14:textId="34D82A98" w:rsidR="000F19D2" w:rsidRPr="0080672F" w:rsidRDefault="000F19D2" w:rsidP="000F19D2">
            <w:pPr>
              <w:spacing w:line="240" w:lineRule="auto"/>
              <w:contextualSpacing w:val="0"/>
              <w:jc w:val="center"/>
              <w:rPr>
                <w:rFonts w:eastAsia="Times New Roman" w:cs="Times New Roman"/>
                <w:color w:val="000000"/>
                <w:sz w:val="20"/>
                <w:szCs w:val="20"/>
              </w:rPr>
            </w:pPr>
            <w:ins w:id="2019" w:author="Silver, Ian" w:date="2026-02-18T10:57:00Z" w16du:dateUtc="2026-02-18T15:57:00Z">
              <w:r>
                <w:rPr>
                  <w:color w:val="000000"/>
                  <w:sz w:val="20"/>
                  <w:szCs w:val="20"/>
                </w:rPr>
                <w:t>1064</w:t>
              </w:r>
            </w:ins>
            <w:del w:id="2020" w:author="Silver, Ian" w:date="2026-02-18T10:57:00Z" w16du:dateUtc="2026-02-18T15:57:00Z">
              <w:r w:rsidRPr="0080672F" w:rsidDel="00997B1E">
                <w:rPr>
                  <w:rFonts w:eastAsia="Times New Roman" w:cs="Times New Roman"/>
                  <w:color w:val="000000"/>
                  <w:sz w:val="20"/>
                  <w:szCs w:val="20"/>
                </w:rPr>
                <w:delText>1064</w:delText>
              </w:r>
            </w:del>
          </w:p>
        </w:tc>
        <w:tc>
          <w:tcPr>
            <w:tcW w:w="383" w:type="pct"/>
            <w:tcBorders>
              <w:top w:val="nil"/>
              <w:left w:val="nil"/>
              <w:bottom w:val="nil"/>
              <w:right w:val="nil"/>
            </w:tcBorders>
            <w:shd w:val="clear" w:color="auto" w:fill="auto"/>
            <w:noWrap/>
            <w:vAlign w:val="bottom"/>
            <w:hideMark/>
            <w:tcPrChange w:id="2021"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65E204E4" w14:textId="2A0F1A3A" w:rsidR="000F19D2" w:rsidRPr="0080672F" w:rsidRDefault="000F19D2" w:rsidP="000F19D2">
            <w:pPr>
              <w:spacing w:line="240" w:lineRule="auto"/>
              <w:contextualSpacing w:val="0"/>
              <w:jc w:val="center"/>
              <w:rPr>
                <w:rFonts w:eastAsia="Times New Roman" w:cs="Times New Roman"/>
                <w:color w:val="000000"/>
                <w:sz w:val="20"/>
                <w:szCs w:val="20"/>
              </w:rPr>
            </w:pPr>
            <w:ins w:id="2022" w:author="Silver, Ian" w:date="2026-02-18T10:57:00Z" w16du:dateUtc="2026-02-18T15:57:00Z">
              <w:r>
                <w:rPr>
                  <w:color w:val="000000"/>
                  <w:sz w:val="20"/>
                  <w:szCs w:val="20"/>
                </w:rPr>
                <w:t>2158</w:t>
              </w:r>
            </w:ins>
            <w:del w:id="2023" w:author="Silver, Ian" w:date="2026-02-18T10:57:00Z" w16du:dateUtc="2026-02-18T15:57:00Z">
              <w:r w:rsidRPr="0080672F" w:rsidDel="00997B1E">
                <w:rPr>
                  <w:rFonts w:eastAsia="Times New Roman" w:cs="Times New Roman"/>
                  <w:color w:val="000000"/>
                  <w:sz w:val="20"/>
                  <w:szCs w:val="20"/>
                </w:rPr>
                <w:delText>2158</w:delText>
              </w:r>
            </w:del>
          </w:p>
        </w:tc>
      </w:tr>
      <w:tr w:rsidR="000F19D2" w:rsidRPr="0080672F" w14:paraId="7456E906" w14:textId="77777777" w:rsidTr="00997B1E">
        <w:trPr>
          <w:trHeight w:val="20"/>
          <w:trPrChange w:id="2024"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2025"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516959AF"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Urban</w:t>
            </w:r>
          </w:p>
        </w:tc>
        <w:tc>
          <w:tcPr>
            <w:tcW w:w="401" w:type="pct"/>
            <w:tcBorders>
              <w:top w:val="nil"/>
              <w:left w:val="nil"/>
              <w:bottom w:val="nil"/>
              <w:right w:val="nil"/>
            </w:tcBorders>
            <w:shd w:val="clear" w:color="auto" w:fill="auto"/>
            <w:noWrap/>
            <w:vAlign w:val="bottom"/>
            <w:hideMark/>
            <w:tcPrChange w:id="2026"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51A26976" w14:textId="36B48682" w:rsidR="000F19D2" w:rsidRPr="0080672F" w:rsidRDefault="000F19D2" w:rsidP="000F19D2">
            <w:pPr>
              <w:spacing w:line="240" w:lineRule="auto"/>
              <w:contextualSpacing w:val="0"/>
              <w:jc w:val="center"/>
              <w:rPr>
                <w:rFonts w:eastAsia="Times New Roman" w:cs="Times New Roman"/>
                <w:color w:val="000000"/>
                <w:sz w:val="20"/>
                <w:szCs w:val="20"/>
              </w:rPr>
            </w:pPr>
            <w:ins w:id="2027" w:author="Silver, Ian" w:date="2026-02-18T10:57:00Z" w16du:dateUtc="2026-02-18T15:57:00Z">
              <w:r>
                <w:rPr>
                  <w:color w:val="000000"/>
                  <w:sz w:val="20"/>
                  <w:szCs w:val="20"/>
                </w:rPr>
                <w:t>1.097</w:t>
              </w:r>
            </w:ins>
            <w:del w:id="2028" w:author="Silver, Ian" w:date="2026-02-18T10:57:00Z" w16du:dateUtc="2026-02-18T15:57:00Z">
              <w:r w:rsidRPr="0080672F" w:rsidDel="00997B1E">
                <w:rPr>
                  <w:rFonts w:eastAsia="Times New Roman" w:cs="Times New Roman"/>
                  <w:color w:val="000000"/>
                  <w:sz w:val="20"/>
                  <w:szCs w:val="20"/>
                </w:rPr>
                <w:delText>1.097</w:delText>
              </w:r>
            </w:del>
          </w:p>
        </w:tc>
        <w:tc>
          <w:tcPr>
            <w:tcW w:w="294" w:type="pct"/>
            <w:tcBorders>
              <w:top w:val="nil"/>
              <w:left w:val="nil"/>
              <w:bottom w:val="nil"/>
              <w:right w:val="nil"/>
            </w:tcBorders>
            <w:shd w:val="clear" w:color="auto" w:fill="auto"/>
            <w:noWrap/>
            <w:vAlign w:val="center"/>
            <w:hideMark/>
            <w:tcPrChange w:id="2029"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5EB4BA5E" w14:textId="742096FD" w:rsidR="000F19D2" w:rsidRPr="0080672F" w:rsidRDefault="000F19D2" w:rsidP="000F19D2">
            <w:pPr>
              <w:spacing w:line="240" w:lineRule="auto"/>
              <w:contextualSpacing w:val="0"/>
              <w:jc w:val="center"/>
              <w:rPr>
                <w:rFonts w:eastAsia="Times New Roman" w:cs="Times New Roman"/>
                <w:color w:val="000000"/>
                <w:sz w:val="20"/>
                <w:szCs w:val="20"/>
              </w:rPr>
            </w:pPr>
            <w:ins w:id="2030" w:author="Silver, Ian" w:date="2026-02-18T10:57:00Z" w16du:dateUtc="2026-02-18T15:57:00Z">
              <w:r>
                <w:rPr>
                  <w:color w:val="000000"/>
                  <w:sz w:val="20"/>
                  <w:szCs w:val="20"/>
                </w:rPr>
                <w:t>0.054</w:t>
              </w:r>
            </w:ins>
            <w:del w:id="2031" w:author="Silver, Ian" w:date="2026-02-18T10:57:00Z" w16du:dateUtc="2026-02-18T15:57:00Z">
              <w:r w:rsidRPr="0080672F" w:rsidDel="00997B1E">
                <w:rPr>
                  <w:rFonts w:eastAsia="Times New Roman" w:cs="Times New Roman"/>
                  <w:color w:val="000000"/>
                  <w:sz w:val="20"/>
                  <w:szCs w:val="20"/>
                </w:rPr>
                <w:delText>1.055</w:delText>
              </w:r>
            </w:del>
          </w:p>
        </w:tc>
        <w:tc>
          <w:tcPr>
            <w:tcW w:w="454" w:type="pct"/>
            <w:tcBorders>
              <w:top w:val="nil"/>
              <w:left w:val="nil"/>
              <w:bottom w:val="nil"/>
              <w:right w:val="nil"/>
            </w:tcBorders>
            <w:shd w:val="clear" w:color="auto" w:fill="auto"/>
            <w:noWrap/>
            <w:vAlign w:val="bottom"/>
            <w:hideMark/>
            <w:tcPrChange w:id="2032"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565E9492" w14:textId="2DDFDD7A" w:rsidR="000F19D2" w:rsidRPr="0080672F" w:rsidRDefault="000F19D2" w:rsidP="000F19D2">
            <w:pPr>
              <w:spacing w:line="240" w:lineRule="auto"/>
              <w:contextualSpacing w:val="0"/>
              <w:jc w:val="center"/>
              <w:rPr>
                <w:rFonts w:eastAsia="Times New Roman" w:cs="Times New Roman"/>
                <w:color w:val="000000"/>
                <w:sz w:val="20"/>
                <w:szCs w:val="20"/>
              </w:rPr>
            </w:pPr>
            <w:ins w:id="2033" w:author="Silver, Ian" w:date="2026-02-18T10:57:00Z" w16du:dateUtc="2026-02-18T15:57:00Z">
              <w:r>
                <w:rPr>
                  <w:color w:val="000000"/>
                  <w:sz w:val="20"/>
                  <w:szCs w:val="20"/>
                </w:rPr>
                <w:t>0.987</w:t>
              </w:r>
            </w:ins>
            <w:del w:id="2034" w:author="Silver, Ian" w:date="2026-02-18T10:57:00Z" w16du:dateUtc="2026-02-18T15:57:00Z">
              <w:r w:rsidRPr="0080672F" w:rsidDel="00997B1E">
                <w:rPr>
                  <w:rFonts w:eastAsia="Times New Roman" w:cs="Times New Roman"/>
                  <w:color w:val="000000"/>
                  <w:sz w:val="20"/>
                  <w:szCs w:val="20"/>
                </w:rPr>
                <w:delText>0.987</w:delText>
              </w:r>
            </w:del>
          </w:p>
        </w:tc>
        <w:tc>
          <w:tcPr>
            <w:tcW w:w="454" w:type="pct"/>
            <w:tcBorders>
              <w:top w:val="nil"/>
              <w:left w:val="nil"/>
              <w:bottom w:val="nil"/>
              <w:right w:val="nil"/>
            </w:tcBorders>
            <w:shd w:val="clear" w:color="auto" w:fill="auto"/>
            <w:noWrap/>
            <w:vAlign w:val="bottom"/>
            <w:hideMark/>
            <w:tcPrChange w:id="2035"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05767883" w14:textId="42A3B255" w:rsidR="000F19D2" w:rsidRPr="0080672F" w:rsidRDefault="000F19D2" w:rsidP="000F19D2">
            <w:pPr>
              <w:spacing w:line="240" w:lineRule="auto"/>
              <w:contextualSpacing w:val="0"/>
              <w:jc w:val="center"/>
              <w:rPr>
                <w:rFonts w:eastAsia="Times New Roman" w:cs="Times New Roman"/>
                <w:color w:val="000000"/>
                <w:sz w:val="20"/>
                <w:szCs w:val="20"/>
              </w:rPr>
            </w:pPr>
            <w:ins w:id="2036" w:author="Silver, Ian" w:date="2026-02-18T10:57:00Z" w16du:dateUtc="2026-02-18T15:57:00Z">
              <w:r>
                <w:rPr>
                  <w:color w:val="000000"/>
                  <w:sz w:val="20"/>
                  <w:szCs w:val="20"/>
                </w:rPr>
                <w:t>1.219</w:t>
              </w:r>
            </w:ins>
            <w:del w:id="2037" w:author="Silver, Ian" w:date="2026-02-18T10:57:00Z" w16du:dateUtc="2026-02-18T15:57:00Z">
              <w:r w:rsidRPr="0080672F" w:rsidDel="00997B1E">
                <w:rPr>
                  <w:rFonts w:eastAsia="Times New Roman" w:cs="Times New Roman"/>
                  <w:color w:val="000000"/>
                  <w:sz w:val="20"/>
                  <w:szCs w:val="20"/>
                </w:rPr>
                <w:delText>1.219</w:delText>
              </w:r>
            </w:del>
          </w:p>
        </w:tc>
        <w:tc>
          <w:tcPr>
            <w:tcW w:w="347" w:type="pct"/>
            <w:tcBorders>
              <w:top w:val="nil"/>
              <w:left w:val="nil"/>
              <w:bottom w:val="nil"/>
              <w:right w:val="nil"/>
            </w:tcBorders>
            <w:shd w:val="clear" w:color="auto" w:fill="auto"/>
            <w:noWrap/>
            <w:vAlign w:val="bottom"/>
            <w:hideMark/>
            <w:tcPrChange w:id="2038"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2CF9FA68" w14:textId="3C663EDB" w:rsidR="000F19D2" w:rsidRPr="0080672F" w:rsidRDefault="000F19D2" w:rsidP="000F19D2">
            <w:pPr>
              <w:spacing w:line="240" w:lineRule="auto"/>
              <w:contextualSpacing w:val="0"/>
              <w:jc w:val="center"/>
              <w:rPr>
                <w:rFonts w:eastAsia="Times New Roman" w:cs="Times New Roman"/>
                <w:color w:val="000000"/>
                <w:sz w:val="20"/>
                <w:szCs w:val="20"/>
              </w:rPr>
            </w:pPr>
            <w:ins w:id="2039" w:author="Silver, Ian" w:date="2026-02-18T10:57:00Z" w16du:dateUtc="2026-02-18T15:57:00Z">
              <w:r>
                <w:rPr>
                  <w:color w:val="000000"/>
                  <w:sz w:val="20"/>
                  <w:szCs w:val="20"/>
                </w:rPr>
                <w:t>1.001</w:t>
              </w:r>
            </w:ins>
            <w:del w:id="2040" w:author="Silver, Ian" w:date="2026-02-18T10:57:00Z" w16du:dateUtc="2026-02-18T15:57:00Z">
              <w:r w:rsidRPr="0080672F" w:rsidDel="00997B1E">
                <w:rPr>
                  <w:rFonts w:eastAsia="Times New Roman" w:cs="Times New Roman"/>
                  <w:color w:val="000000"/>
                  <w:sz w:val="20"/>
                  <w:szCs w:val="20"/>
                </w:rPr>
                <w:delText>1.001</w:delText>
              </w:r>
            </w:del>
          </w:p>
        </w:tc>
        <w:tc>
          <w:tcPr>
            <w:tcW w:w="419" w:type="pct"/>
            <w:tcBorders>
              <w:top w:val="nil"/>
              <w:left w:val="nil"/>
              <w:bottom w:val="nil"/>
              <w:right w:val="nil"/>
            </w:tcBorders>
            <w:shd w:val="clear" w:color="auto" w:fill="auto"/>
            <w:noWrap/>
            <w:vAlign w:val="bottom"/>
            <w:hideMark/>
            <w:tcPrChange w:id="2041"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0D081FD5" w14:textId="6D5B39A1" w:rsidR="000F19D2" w:rsidRPr="0080672F" w:rsidRDefault="000F19D2" w:rsidP="000F19D2">
            <w:pPr>
              <w:spacing w:line="240" w:lineRule="auto"/>
              <w:contextualSpacing w:val="0"/>
              <w:jc w:val="center"/>
              <w:rPr>
                <w:rFonts w:eastAsia="Times New Roman" w:cs="Times New Roman"/>
                <w:color w:val="000000"/>
                <w:sz w:val="20"/>
                <w:szCs w:val="20"/>
              </w:rPr>
            </w:pPr>
            <w:ins w:id="2042" w:author="Silver, Ian" w:date="2026-02-18T10:57:00Z" w16du:dateUtc="2026-02-18T15:57:00Z">
              <w:r>
                <w:rPr>
                  <w:color w:val="000000"/>
                  <w:sz w:val="20"/>
                  <w:szCs w:val="20"/>
                </w:rPr>
                <w:t>1183</w:t>
              </w:r>
            </w:ins>
            <w:del w:id="2043" w:author="Silver, Ian" w:date="2026-02-18T10:57:00Z" w16du:dateUtc="2026-02-18T15:57:00Z">
              <w:r w:rsidRPr="0080672F" w:rsidDel="00997B1E">
                <w:rPr>
                  <w:rFonts w:eastAsia="Times New Roman" w:cs="Times New Roman"/>
                  <w:color w:val="000000"/>
                  <w:sz w:val="20"/>
                  <w:szCs w:val="20"/>
                </w:rPr>
                <w:delText>1183</w:delText>
              </w:r>
            </w:del>
          </w:p>
        </w:tc>
        <w:tc>
          <w:tcPr>
            <w:tcW w:w="383" w:type="pct"/>
            <w:tcBorders>
              <w:top w:val="nil"/>
              <w:left w:val="nil"/>
              <w:bottom w:val="nil"/>
              <w:right w:val="nil"/>
            </w:tcBorders>
            <w:shd w:val="clear" w:color="auto" w:fill="auto"/>
            <w:noWrap/>
            <w:vAlign w:val="bottom"/>
            <w:hideMark/>
            <w:tcPrChange w:id="2044"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0BB9DCC3" w14:textId="32F408D8" w:rsidR="000F19D2" w:rsidRPr="0080672F" w:rsidRDefault="000F19D2" w:rsidP="000F19D2">
            <w:pPr>
              <w:spacing w:line="240" w:lineRule="auto"/>
              <w:contextualSpacing w:val="0"/>
              <w:jc w:val="center"/>
              <w:rPr>
                <w:rFonts w:eastAsia="Times New Roman" w:cs="Times New Roman"/>
                <w:color w:val="000000"/>
                <w:sz w:val="20"/>
                <w:szCs w:val="20"/>
              </w:rPr>
            </w:pPr>
            <w:ins w:id="2045" w:author="Silver, Ian" w:date="2026-02-18T10:57:00Z" w16du:dateUtc="2026-02-18T15:57:00Z">
              <w:r>
                <w:rPr>
                  <w:color w:val="000000"/>
                  <w:sz w:val="20"/>
                  <w:szCs w:val="20"/>
                </w:rPr>
                <w:t>2464</w:t>
              </w:r>
            </w:ins>
            <w:del w:id="2046" w:author="Silver, Ian" w:date="2026-02-18T10:57:00Z" w16du:dateUtc="2026-02-18T15:57:00Z">
              <w:r w:rsidRPr="0080672F" w:rsidDel="00997B1E">
                <w:rPr>
                  <w:rFonts w:eastAsia="Times New Roman" w:cs="Times New Roman"/>
                  <w:color w:val="000000"/>
                  <w:sz w:val="20"/>
                  <w:szCs w:val="20"/>
                </w:rPr>
                <w:delText>2464</w:delText>
              </w:r>
            </w:del>
          </w:p>
        </w:tc>
      </w:tr>
      <w:tr w:rsidR="000F19D2" w:rsidRPr="0080672F" w14:paraId="2C58AE89" w14:textId="77777777" w:rsidTr="00997B1E">
        <w:trPr>
          <w:trHeight w:val="20"/>
          <w:trPrChange w:id="2047"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2048"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45367042"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North Central</w:t>
            </w:r>
          </w:p>
        </w:tc>
        <w:tc>
          <w:tcPr>
            <w:tcW w:w="401" w:type="pct"/>
            <w:tcBorders>
              <w:top w:val="nil"/>
              <w:left w:val="nil"/>
              <w:bottom w:val="nil"/>
              <w:right w:val="nil"/>
            </w:tcBorders>
            <w:shd w:val="clear" w:color="auto" w:fill="auto"/>
            <w:noWrap/>
            <w:vAlign w:val="bottom"/>
            <w:hideMark/>
            <w:tcPrChange w:id="2049"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547D6F2A" w14:textId="5449E904" w:rsidR="000F19D2" w:rsidRPr="0080672F" w:rsidRDefault="000F19D2" w:rsidP="000F19D2">
            <w:pPr>
              <w:spacing w:line="240" w:lineRule="auto"/>
              <w:contextualSpacing w:val="0"/>
              <w:jc w:val="center"/>
              <w:rPr>
                <w:rFonts w:eastAsia="Times New Roman" w:cs="Times New Roman"/>
                <w:color w:val="000000"/>
                <w:sz w:val="20"/>
                <w:szCs w:val="20"/>
              </w:rPr>
            </w:pPr>
            <w:ins w:id="2050" w:author="Silver, Ian" w:date="2026-02-18T10:57:00Z" w16du:dateUtc="2026-02-18T15:57:00Z">
              <w:r>
                <w:rPr>
                  <w:color w:val="000000"/>
                  <w:sz w:val="20"/>
                  <w:szCs w:val="20"/>
                </w:rPr>
                <w:t>1.281</w:t>
              </w:r>
            </w:ins>
            <w:del w:id="2051" w:author="Silver, Ian" w:date="2026-02-18T10:57:00Z" w16du:dateUtc="2026-02-18T15:57:00Z">
              <w:r w:rsidRPr="0080672F" w:rsidDel="00997B1E">
                <w:rPr>
                  <w:rFonts w:eastAsia="Times New Roman" w:cs="Times New Roman"/>
                  <w:color w:val="000000"/>
                  <w:sz w:val="20"/>
                  <w:szCs w:val="20"/>
                </w:rPr>
                <w:delText>1.281</w:delText>
              </w:r>
            </w:del>
          </w:p>
        </w:tc>
        <w:tc>
          <w:tcPr>
            <w:tcW w:w="294" w:type="pct"/>
            <w:tcBorders>
              <w:top w:val="nil"/>
              <w:left w:val="nil"/>
              <w:bottom w:val="nil"/>
              <w:right w:val="nil"/>
            </w:tcBorders>
            <w:shd w:val="clear" w:color="auto" w:fill="auto"/>
            <w:noWrap/>
            <w:vAlign w:val="center"/>
            <w:hideMark/>
            <w:tcPrChange w:id="2052"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6B1E7A44" w14:textId="071F0422" w:rsidR="000F19D2" w:rsidRPr="0080672F" w:rsidRDefault="000F19D2" w:rsidP="000F19D2">
            <w:pPr>
              <w:spacing w:line="240" w:lineRule="auto"/>
              <w:contextualSpacing w:val="0"/>
              <w:jc w:val="center"/>
              <w:rPr>
                <w:rFonts w:eastAsia="Times New Roman" w:cs="Times New Roman"/>
                <w:color w:val="000000"/>
                <w:sz w:val="20"/>
                <w:szCs w:val="20"/>
              </w:rPr>
            </w:pPr>
            <w:ins w:id="2053" w:author="Silver, Ian" w:date="2026-02-18T10:57:00Z" w16du:dateUtc="2026-02-18T15:57:00Z">
              <w:r>
                <w:rPr>
                  <w:color w:val="000000"/>
                  <w:sz w:val="20"/>
                  <w:szCs w:val="20"/>
                </w:rPr>
                <w:t>0.067</w:t>
              </w:r>
            </w:ins>
            <w:del w:id="2054" w:author="Silver, Ian" w:date="2026-02-18T10:57:00Z" w16du:dateUtc="2026-02-18T15:57:00Z">
              <w:r w:rsidRPr="0080672F" w:rsidDel="00997B1E">
                <w:rPr>
                  <w:rFonts w:eastAsia="Times New Roman" w:cs="Times New Roman"/>
                  <w:color w:val="000000"/>
                  <w:sz w:val="20"/>
                  <w:szCs w:val="20"/>
                </w:rPr>
                <w:delText>1.070</w:delText>
              </w:r>
            </w:del>
          </w:p>
        </w:tc>
        <w:tc>
          <w:tcPr>
            <w:tcW w:w="454" w:type="pct"/>
            <w:tcBorders>
              <w:top w:val="nil"/>
              <w:left w:val="nil"/>
              <w:bottom w:val="nil"/>
              <w:right w:val="nil"/>
            </w:tcBorders>
            <w:shd w:val="clear" w:color="auto" w:fill="auto"/>
            <w:noWrap/>
            <w:vAlign w:val="bottom"/>
            <w:hideMark/>
            <w:tcPrChange w:id="2055"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0B458502" w14:textId="0E9A939D" w:rsidR="000F19D2" w:rsidRPr="0080672F" w:rsidRDefault="000F19D2" w:rsidP="000F19D2">
            <w:pPr>
              <w:spacing w:line="240" w:lineRule="auto"/>
              <w:contextualSpacing w:val="0"/>
              <w:jc w:val="center"/>
              <w:rPr>
                <w:rFonts w:eastAsia="Times New Roman" w:cs="Times New Roman"/>
                <w:color w:val="000000"/>
                <w:sz w:val="20"/>
                <w:szCs w:val="20"/>
              </w:rPr>
            </w:pPr>
            <w:ins w:id="2056" w:author="Silver, Ian" w:date="2026-02-18T10:57:00Z" w16du:dateUtc="2026-02-18T15:57:00Z">
              <w:r>
                <w:rPr>
                  <w:color w:val="000000"/>
                  <w:sz w:val="20"/>
                  <w:szCs w:val="20"/>
                </w:rPr>
                <w:t>1.124</w:t>
              </w:r>
            </w:ins>
            <w:del w:id="2057" w:author="Silver, Ian" w:date="2026-02-18T10:57:00Z" w16du:dateUtc="2026-02-18T15:57:00Z">
              <w:r w:rsidRPr="0080672F" w:rsidDel="00997B1E">
                <w:rPr>
                  <w:rFonts w:eastAsia="Times New Roman" w:cs="Times New Roman"/>
                  <w:color w:val="000000"/>
                  <w:sz w:val="20"/>
                  <w:szCs w:val="20"/>
                </w:rPr>
                <w:delText>1.124</w:delText>
              </w:r>
            </w:del>
          </w:p>
        </w:tc>
        <w:tc>
          <w:tcPr>
            <w:tcW w:w="454" w:type="pct"/>
            <w:tcBorders>
              <w:top w:val="nil"/>
              <w:left w:val="nil"/>
              <w:bottom w:val="nil"/>
              <w:right w:val="nil"/>
            </w:tcBorders>
            <w:shd w:val="clear" w:color="auto" w:fill="auto"/>
            <w:noWrap/>
            <w:vAlign w:val="bottom"/>
            <w:hideMark/>
            <w:tcPrChange w:id="2058"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050C4C69" w14:textId="1A70D446" w:rsidR="000F19D2" w:rsidRPr="0080672F" w:rsidRDefault="000F19D2" w:rsidP="000F19D2">
            <w:pPr>
              <w:spacing w:line="240" w:lineRule="auto"/>
              <w:contextualSpacing w:val="0"/>
              <w:jc w:val="center"/>
              <w:rPr>
                <w:rFonts w:eastAsia="Times New Roman" w:cs="Times New Roman"/>
                <w:color w:val="000000"/>
                <w:sz w:val="20"/>
                <w:szCs w:val="20"/>
              </w:rPr>
            </w:pPr>
            <w:ins w:id="2059" w:author="Silver, Ian" w:date="2026-02-18T10:57:00Z" w16du:dateUtc="2026-02-18T15:57:00Z">
              <w:r>
                <w:rPr>
                  <w:color w:val="000000"/>
                  <w:sz w:val="20"/>
                  <w:szCs w:val="20"/>
                </w:rPr>
                <w:t>1.464</w:t>
              </w:r>
            </w:ins>
            <w:del w:id="2060" w:author="Silver, Ian" w:date="2026-02-18T10:57:00Z" w16du:dateUtc="2026-02-18T15:57:00Z">
              <w:r w:rsidRPr="0080672F" w:rsidDel="00997B1E">
                <w:rPr>
                  <w:rFonts w:eastAsia="Times New Roman" w:cs="Times New Roman"/>
                  <w:color w:val="000000"/>
                  <w:sz w:val="20"/>
                  <w:szCs w:val="20"/>
                </w:rPr>
                <w:delText>1.464</w:delText>
              </w:r>
            </w:del>
          </w:p>
        </w:tc>
        <w:tc>
          <w:tcPr>
            <w:tcW w:w="347" w:type="pct"/>
            <w:tcBorders>
              <w:top w:val="nil"/>
              <w:left w:val="nil"/>
              <w:bottom w:val="nil"/>
              <w:right w:val="nil"/>
            </w:tcBorders>
            <w:shd w:val="clear" w:color="auto" w:fill="auto"/>
            <w:noWrap/>
            <w:vAlign w:val="bottom"/>
            <w:hideMark/>
            <w:tcPrChange w:id="2061"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43DC11D7" w14:textId="20AB04E0" w:rsidR="000F19D2" w:rsidRPr="0080672F" w:rsidRDefault="000F19D2" w:rsidP="000F19D2">
            <w:pPr>
              <w:spacing w:line="240" w:lineRule="auto"/>
              <w:contextualSpacing w:val="0"/>
              <w:jc w:val="center"/>
              <w:rPr>
                <w:rFonts w:eastAsia="Times New Roman" w:cs="Times New Roman"/>
                <w:color w:val="000000"/>
                <w:sz w:val="20"/>
                <w:szCs w:val="20"/>
              </w:rPr>
            </w:pPr>
            <w:ins w:id="2062" w:author="Silver, Ian" w:date="2026-02-18T10:57:00Z" w16du:dateUtc="2026-02-18T15:57:00Z">
              <w:r>
                <w:rPr>
                  <w:color w:val="000000"/>
                  <w:sz w:val="20"/>
                  <w:szCs w:val="20"/>
                </w:rPr>
                <w:t>1.002</w:t>
              </w:r>
            </w:ins>
            <w:del w:id="2063" w:author="Silver, Ian" w:date="2026-02-18T10:57:00Z" w16du:dateUtc="2026-02-18T15:57:00Z">
              <w:r w:rsidRPr="0080672F" w:rsidDel="00997B1E">
                <w:rPr>
                  <w:rFonts w:eastAsia="Times New Roman" w:cs="Times New Roman"/>
                  <w:color w:val="000000"/>
                  <w:sz w:val="20"/>
                  <w:szCs w:val="20"/>
                </w:rPr>
                <w:delText>1.002</w:delText>
              </w:r>
            </w:del>
          </w:p>
        </w:tc>
        <w:tc>
          <w:tcPr>
            <w:tcW w:w="419" w:type="pct"/>
            <w:tcBorders>
              <w:top w:val="nil"/>
              <w:left w:val="nil"/>
              <w:bottom w:val="nil"/>
              <w:right w:val="nil"/>
            </w:tcBorders>
            <w:shd w:val="clear" w:color="auto" w:fill="auto"/>
            <w:noWrap/>
            <w:vAlign w:val="bottom"/>
            <w:hideMark/>
            <w:tcPrChange w:id="2064"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6CA539B2" w14:textId="4011750E" w:rsidR="000F19D2" w:rsidRPr="0080672F" w:rsidRDefault="000F19D2" w:rsidP="000F19D2">
            <w:pPr>
              <w:spacing w:line="240" w:lineRule="auto"/>
              <w:contextualSpacing w:val="0"/>
              <w:jc w:val="center"/>
              <w:rPr>
                <w:rFonts w:eastAsia="Times New Roman" w:cs="Times New Roman"/>
                <w:color w:val="000000"/>
                <w:sz w:val="20"/>
                <w:szCs w:val="20"/>
              </w:rPr>
            </w:pPr>
            <w:ins w:id="2065" w:author="Silver, Ian" w:date="2026-02-18T10:57:00Z" w16du:dateUtc="2026-02-18T15:57:00Z">
              <w:r>
                <w:rPr>
                  <w:color w:val="000000"/>
                  <w:sz w:val="20"/>
                  <w:szCs w:val="20"/>
                </w:rPr>
                <w:t>1127</w:t>
              </w:r>
            </w:ins>
            <w:del w:id="2066" w:author="Silver, Ian" w:date="2026-02-18T10:57:00Z" w16du:dateUtc="2026-02-18T15:57:00Z">
              <w:r w:rsidRPr="0080672F" w:rsidDel="00997B1E">
                <w:rPr>
                  <w:rFonts w:eastAsia="Times New Roman" w:cs="Times New Roman"/>
                  <w:color w:val="000000"/>
                  <w:sz w:val="20"/>
                  <w:szCs w:val="20"/>
                </w:rPr>
                <w:delText>1127</w:delText>
              </w:r>
            </w:del>
          </w:p>
        </w:tc>
        <w:tc>
          <w:tcPr>
            <w:tcW w:w="383" w:type="pct"/>
            <w:tcBorders>
              <w:top w:val="nil"/>
              <w:left w:val="nil"/>
              <w:bottom w:val="nil"/>
              <w:right w:val="nil"/>
            </w:tcBorders>
            <w:shd w:val="clear" w:color="auto" w:fill="auto"/>
            <w:noWrap/>
            <w:vAlign w:val="bottom"/>
            <w:hideMark/>
            <w:tcPrChange w:id="2067"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19A364A4" w14:textId="211C39BE" w:rsidR="000F19D2" w:rsidRPr="0080672F" w:rsidRDefault="000F19D2" w:rsidP="000F19D2">
            <w:pPr>
              <w:spacing w:line="240" w:lineRule="auto"/>
              <w:contextualSpacing w:val="0"/>
              <w:jc w:val="center"/>
              <w:rPr>
                <w:rFonts w:eastAsia="Times New Roman" w:cs="Times New Roman"/>
                <w:color w:val="000000"/>
                <w:sz w:val="20"/>
                <w:szCs w:val="20"/>
              </w:rPr>
            </w:pPr>
            <w:ins w:id="2068" w:author="Silver, Ian" w:date="2026-02-18T10:57:00Z" w16du:dateUtc="2026-02-18T15:57:00Z">
              <w:r>
                <w:rPr>
                  <w:color w:val="000000"/>
                  <w:sz w:val="20"/>
                  <w:szCs w:val="20"/>
                </w:rPr>
                <w:t>2073</w:t>
              </w:r>
            </w:ins>
            <w:del w:id="2069" w:author="Silver, Ian" w:date="2026-02-18T10:57:00Z" w16du:dateUtc="2026-02-18T15:57:00Z">
              <w:r w:rsidRPr="0080672F" w:rsidDel="00997B1E">
                <w:rPr>
                  <w:rFonts w:eastAsia="Times New Roman" w:cs="Times New Roman"/>
                  <w:color w:val="000000"/>
                  <w:sz w:val="20"/>
                  <w:szCs w:val="20"/>
                </w:rPr>
                <w:delText>2073</w:delText>
              </w:r>
            </w:del>
          </w:p>
        </w:tc>
      </w:tr>
      <w:tr w:rsidR="000F19D2" w:rsidRPr="0080672F" w14:paraId="63A7106A" w14:textId="77777777" w:rsidTr="00997B1E">
        <w:trPr>
          <w:trHeight w:val="20"/>
          <w:trPrChange w:id="2070"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2071"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612C9822"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South</w:t>
            </w:r>
          </w:p>
        </w:tc>
        <w:tc>
          <w:tcPr>
            <w:tcW w:w="401" w:type="pct"/>
            <w:tcBorders>
              <w:top w:val="nil"/>
              <w:left w:val="nil"/>
              <w:bottom w:val="nil"/>
              <w:right w:val="nil"/>
            </w:tcBorders>
            <w:shd w:val="clear" w:color="auto" w:fill="auto"/>
            <w:noWrap/>
            <w:vAlign w:val="bottom"/>
            <w:hideMark/>
            <w:tcPrChange w:id="2072"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06D52C71" w14:textId="722B398C" w:rsidR="000F19D2" w:rsidRPr="0080672F" w:rsidRDefault="000F19D2" w:rsidP="000F19D2">
            <w:pPr>
              <w:spacing w:line="240" w:lineRule="auto"/>
              <w:contextualSpacing w:val="0"/>
              <w:jc w:val="center"/>
              <w:rPr>
                <w:rFonts w:eastAsia="Times New Roman" w:cs="Times New Roman"/>
                <w:color w:val="000000"/>
                <w:sz w:val="20"/>
                <w:szCs w:val="20"/>
              </w:rPr>
            </w:pPr>
            <w:ins w:id="2073" w:author="Silver, Ian" w:date="2026-02-18T10:57:00Z" w16du:dateUtc="2026-02-18T15:57:00Z">
              <w:r>
                <w:rPr>
                  <w:color w:val="000000"/>
                  <w:sz w:val="20"/>
                  <w:szCs w:val="20"/>
                </w:rPr>
                <w:t>1.776</w:t>
              </w:r>
            </w:ins>
            <w:del w:id="2074" w:author="Silver, Ian" w:date="2026-02-18T10:57:00Z" w16du:dateUtc="2026-02-18T15:57:00Z">
              <w:r w:rsidRPr="0080672F" w:rsidDel="00997B1E">
                <w:rPr>
                  <w:rFonts w:eastAsia="Times New Roman" w:cs="Times New Roman"/>
                  <w:color w:val="000000"/>
                  <w:sz w:val="20"/>
                  <w:szCs w:val="20"/>
                </w:rPr>
                <w:delText>1.776</w:delText>
              </w:r>
            </w:del>
          </w:p>
        </w:tc>
        <w:tc>
          <w:tcPr>
            <w:tcW w:w="294" w:type="pct"/>
            <w:tcBorders>
              <w:top w:val="nil"/>
              <w:left w:val="nil"/>
              <w:bottom w:val="nil"/>
              <w:right w:val="nil"/>
            </w:tcBorders>
            <w:shd w:val="clear" w:color="auto" w:fill="auto"/>
            <w:noWrap/>
            <w:vAlign w:val="center"/>
            <w:hideMark/>
            <w:tcPrChange w:id="2075"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3B16A798" w14:textId="159168DB" w:rsidR="000F19D2" w:rsidRPr="0080672F" w:rsidRDefault="000F19D2" w:rsidP="000F19D2">
            <w:pPr>
              <w:spacing w:line="240" w:lineRule="auto"/>
              <w:contextualSpacing w:val="0"/>
              <w:jc w:val="center"/>
              <w:rPr>
                <w:rFonts w:eastAsia="Times New Roman" w:cs="Times New Roman"/>
                <w:color w:val="000000"/>
                <w:sz w:val="20"/>
                <w:szCs w:val="20"/>
              </w:rPr>
            </w:pPr>
            <w:ins w:id="2076" w:author="Silver, Ian" w:date="2026-02-18T10:57:00Z" w16du:dateUtc="2026-02-18T15:57:00Z">
              <w:r>
                <w:rPr>
                  <w:color w:val="000000"/>
                  <w:sz w:val="20"/>
                  <w:szCs w:val="20"/>
                </w:rPr>
                <w:t>0.062</w:t>
              </w:r>
            </w:ins>
            <w:del w:id="2077" w:author="Silver, Ian" w:date="2026-02-18T10:57:00Z" w16du:dateUtc="2026-02-18T15:57:00Z">
              <w:r w:rsidRPr="0080672F" w:rsidDel="00997B1E">
                <w:rPr>
                  <w:rFonts w:eastAsia="Times New Roman" w:cs="Times New Roman"/>
                  <w:color w:val="000000"/>
                  <w:sz w:val="20"/>
                  <w:szCs w:val="20"/>
                </w:rPr>
                <w:delText>1.064</w:delText>
              </w:r>
            </w:del>
          </w:p>
        </w:tc>
        <w:tc>
          <w:tcPr>
            <w:tcW w:w="454" w:type="pct"/>
            <w:tcBorders>
              <w:top w:val="nil"/>
              <w:left w:val="nil"/>
              <w:bottom w:val="nil"/>
              <w:right w:val="nil"/>
            </w:tcBorders>
            <w:shd w:val="clear" w:color="auto" w:fill="auto"/>
            <w:noWrap/>
            <w:vAlign w:val="bottom"/>
            <w:hideMark/>
            <w:tcPrChange w:id="2078"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6F284310" w14:textId="1EB253A6" w:rsidR="000F19D2" w:rsidRPr="0080672F" w:rsidRDefault="000F19D2" w:rsidP="000F19D2">
            <w:pPr>
              <w:spacing w:line="240" w:lineRule="auto"/>
              <w:contextualSpacing w:val="0"/>
              <w:jc w:val="center"/>
              <w:rPr>
                <w:rFonts w:eastAsia="Times New Roman" w:cs="Times New Roman"/>
                <w:color w:val="000000"/>
                <w:sz w:val="20"/>
                <w:szCs w:val="20"/>
              </w:rPr>
            </w:pPr>
            <w:ins w:id="2079" w:author="Silver, Ian" w:date="2026-02-18T10:57:00Z" w16du:dateUtc="2026-02-18T15:57:00Z">
              <w:r>
                <w:rPr>
                  <w:color w:val="000000"/>
                  <w:sz w:val="20"/>
                  <w:szCs w:val="20"/>
                </w:rPr>
                <w:t>1.576</w:t>
              </w:r>
            </w:ins>
            <w:del w:id="2080" w:author="Silver, Ian" w:date="2026-02-18T10:57:00Z" w16du:dateUtc="2026-02-18T15:57:00Z">
              <w:r w:rsidRPr="0080672F" w:rsidDel="00997B1E">
                <w:rPr>
                  <w:rFonts w:eastAsia="Times New Roman" w:cs="Times New Roman"/>
                  <w:color w:val="000000"/>
                  <w:sz w:val="20"/>
                  <w:szCs w:val="20"/>
                </w:rPr>
                <w:delText>1.576</w:delText>
              </w:r>
            </w:del>
          </w:p>
        </w:tc>
        <w:tc>
          <w:tcPr>
            <w:tcW w:w="454" w:type="pct"/>
            <w:tcBorders>
              <w:top w:val="nil"/>
              <w:left w:val="nil"/>
              <w:bottom w:val="nil"/>
              <w:right w:val="nil"/>
            </w:tcBorders>
            <w:shd w:val="clear" w:color="auto" w:fill="auto"/>
            <w:noWrap/>
            <w:vAlign w:val="bottom"/>
            <w:hideMark/>
            <w:tcPrChange w:id="2081"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76A1BCA3" w14:textId="3C883E53" w:rsidR="000F19D2" w:rsidRPr="0080672F" w:rsidRDefault="000F19D2" w:rsidP="000F19D2">
            <w:pPr>
              <w:spacing w:line="240" w:lineRule="auto"/>
              <w:contextualSpacing w:val="0"/>
              <w:jc w:val="center"/>
              <w:rPr>
                <w:rFonts w:eastAsia="Times New Roman" w:cs="Times New Roman"/>
                <w:color w:val="000000"/>
                <w:sz w:val="20"/>
                <w:szCs w:val="20"/>
              </w:rPr>
            </w:pPr>
            <w:ins w:id="2082" w:author="Silver, Ian" w:date="2026-02-18T10:57:00Z" w16du:dateUtc="2026-02-18T15:57:00Z">
              <w:r>
                <w:rPr>
                  <w:color w:val="000000"/>
                  <w:sz w:val="20"/>
                  <w:szCs w:val="20"/>
                </w:rPr>
                <w:t>2.004</w:t>
              </w:r>
            </w:ins>
            <w:del w:id="2083" w:author="Silver, Ian" w:date="2026-02-18T10:57:00Z" w16du:dateUtc="2026-02-18T15:57:00Z">
              <w:r w:rsidRPr="0080672F" w:rsidDel="00997B1E">
                <w:rPr>
                  <w:rFonts w:eastAsia="Times New Roman" w:cs="Times New Roman"/>
                  <w:color w:val="000000"/>
                  <w:sz w:val="20"/>
                  <w:szCs w:val="20"/>
                </w:rPr>
                <w:delText>2.004</w:delText>
              </w:r>
            </w:del>
          </w:p>
        </w:tc>
        <w:tc>
          <w:tcPr>
            <w:tcW w:w="347" w:type="pct"/>
            <w:tcBorders>
              <w:top w:val="nil"/>
              <w:left w:val="nil"/>
              <w:bottom w:val="nil"/>
              <w:right w:val="nil"/>
            </w:tcBorders>
            <w:shd w:val="clear" w:color="auto" w:fill="auto"/>
            <w:noWrap/>
            <w:vAlign w:val="bottom"/>
            <w:hideMark/>
            <w:tcPrChange w:id="2084"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35CEB4EC" w14:textId="1358D08D" w:rsidR="000F19D2" w:rsidRPr="0080672F" w:rsidRDefault="000F19D2" w:rsidP="000F19D2">
            <w:pPr>
              <w:spacing w:line="240" w:lineRule="auto"/>
              <w:contextualSpacing w:val="0"/>
              <w:jc w:val="center"/>
              <w:rPr>
                <w:rFonts w:eastAsia="Times New Roman" w:cs="Times New Roman"/>
                <w:color w:val="000000"/>
                <w:sz w:val="20"/>
                <w:szCs w:val="20"/>
              </w:rPr>
            </w:pPr>
            <w:ins w:id="2085" w:author="Silver, Ian" w:date="2026-02-18T10:57:00Z" w16du:dateUtc="2026-02-18T15:57:00Z">
              <w:r>
                <w:rPr>
                  <w:color w:val="000000"/>
                  <w:sz w:val="20"/>
                  <w:szCs w:val="20"/>
                </w:rPr>
                <w:t>1.001</w:t>
              </w:r>
            </w:ins>
            <w:del w:id="2086" w:author="Silver, Ian" w:date="2026-02-18T10:57:00Z" w16du:dateUtc="2026-02-18T15:57:00Z">
              <w:r w:rsidRPr="0080672F" w:rsidDel="00997B1E">
                <w:rPr>
                  <w:rFonts w:eastAsia="Times New Roman" w:cs="Times New Roman"/>
                  <w:color w:val="000000"/>
                  <w:sz w:val="20"/>
                  <w:szCs w:val="20"/>
                </w:rPr>
                <w:delText>1.001</w:delText>
              </w:r>
            </w:del>
          </w:p>
        </w:tc>
        <w:tc>
          <w:tcPr>
            <w:tcW w:w="419" w:type="pct"/>
            <w:tcBorders>
              <w:top w:val="nil"/>
              <w:left w:val="nil"/>
              <w:bottom w:val="nil"/>
              <w:right w:val="nil"/>
            </w:tcBorders>
            <w:shd w:val="clear" w:color="auto" w:fill="auto"/>
            <w:noWrap/>
            <w:vAlign w:val="bottom"/>
            <w:hideMark/>
            <w:tcPrChange w:id="2087"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55FF9760" w14:textId="70236274" w:rsidR="000F19D2" w:rsidRPr="0080672F" w:rsidRDefault="000F19D2" w:rsidP="000F19D2">
            <w:pPr>
              <w:spacing w:line="240" w:lineRule="auto"/>
              <w:contextualSpacing w:val="0"/>
              <w:jc w:val="center"/>
              <w:rPr>
                <w:rFonts w:eastAsia="Times New Roman" w:cs="Times New Roman"/>
                <w:color w:val="000000"/>
                <w:sz w:val="20"/>
                <w:szCs w:val="20"/>
              </w:rPr>
            </w:pPr>
            <w:ins w:id="2088" w:author="Silver, Ian" w:date="2026-02-18T10:57:00Z" w16du:dateUtc="2026-02-18T15:57:00Z">
              <w:r>
                <w:rPr>
                  <w:color w:val="000000"/>
                  <w:sz w:val="20"/>
                  <w:szCs w:val="20"/>
                </w:rPr>
                <w:t>1052</w:t>
              </w:r>
            </w:ins>
            <w:del w:id="2089" w:author="Silver, Ian" w:date="2026-02-18T10:57:00Z" w16du:dateUtc="2026-02-18T15:57:00Z">
              <w:r w:rsidRPr="0080672F" w:rsidDel="00997B1E">
                <w:rPr>
                  <w:rFonts w:eastAsia="Times New Roman" w:cs="Times New Roman"/>
                  <w:color w:val="000000"/>
                  <w:sz w:val="20"/>
                  <w:szCs w:val="20"/>
                </w:rPr>
                <w:delText>1052</w:delText>
              </w:r>
            </w:del>
          </w:p>
        </w:tc>
        <w:tc>
          <w:tcPr>
            <w:tcW w:w="383" w:type="pct"/>
            <w:tcBorders>
              <w:top w:val="nil"/>
              <w:left w:val="nil"/>
              <w:bottom w:val="nil"/>
              <w:right w:val="nil"/>
            </w:tcBorders>
            <w:shd w:val="clear" w:color="auto" w:fill="auto"/>
            <w:noWrap/>
            <w:vAlign w:val="bottom"/>
            <w:hideMark/>
            <w:tcPrChange w:id="2090"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495F2F51" w14:textId="3E02EE0C" w:rsidR="000F19D2" w:rsidRPr="0080672F" w:rsidRDefault="000F19D2" w:rsidP="000F19D2">
            <w:pPr>
              <w:spacing w:line="240" w:lineRule="auto"/>
              <w:contextualSpacing w:val="0"/>
              <w:jc w:val="center"/>
              <w:rPr>
                <w:rFonts w:eastAsia="Times New Roman" w:cs="Times New Roman"/>
                <w:color w:val="000000"/>
                <w:sz w:val="20"/>
                <w:szCs w:val="20"/>
              </w:rPr>
            </w:pPr>
            <w:ins w:id="2091" w:author="Silver, Ian" w:date="2026-02-18T10:57:00Z" w16du:dateUtc="2026-02-18T15:57:00Z">
              <w:r>
                <w:rPr>
                  <w:color w:val="000000"/>
                  <w:sz w:val="20"/>
                  <w:szCs w:val="20"/>
                </w:rPr>
                <w:t>2210</w:t>
              </w:r>
            </w:ins>
            <w:del w:id="2092" w:author="Silver, Ian" w:date="2026-02-18T10:57:00Z" w16du:dateUtc="2026-02-18T15:57:00Z">
              <w:r w:rsidRPr="0080672F" w:rsidDel="00997B1E">
                <w:rPr>
                  <w:rFonts w:eastAsia="Times New Roman" w:cs="Times New Roman"/>
                  <w:color w:val="000000"/>
                  <w:sz w:val="20"/>
                  <w:szCs w:val="20"/>
                </w:rPr>
                <w:delText>2210</w:delText>
              </w:r>
            </w:del>
          </w:p>
        </w:tc>
      </w:tr>
      <w:tr w:rsidR="000F19D2" w:rsidRPr="0080672F" w14:paraId="609E1632" w14:textId="77777777" w:rsidTr="00997B1E">
        <w:trPr>
          <w:trHeight w:val="20"/>
          <w:trPrChange w:id="2093"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2094"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1B2D921E"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West</w:t>
            </w:r>
          </w:p>
        </w:tc>
        <w:tc>
          <w:tcPr>
            <w:tcW w:w="401" w:type="pct"/>
            <w:tcBorders>
              <w:top w:val="nil"/>
              <w:left w:val="nil"/>
              <w:bottom w:val="nil"/>
              <w:right w:val="nil"/>
            </w:tcBorders>
            <w:shd w:val="clear" w:color="auto" w:fill="auto"/>
            <w:noWrap/>
            <w:vAlign w:val="bottom"/>
            <w:hideMark/>
            <w:tcPrChange w:id="2095"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3E4B5A0C" w14:textId="08330086" w:rsidR="000F19D2" w:rsidRPr="0080672F" w:rsidRDefault="000F19D2" w:rsidP="000F19D2">
            <w:pPr>
              <w:spacing w:line="240" w:lineRule="auto"/>
              <w:contextualSpacing w:val="0"/>
              <w:jc w:val="center"/>
              <w:rPr>
                <w:rFonts w:eastAsia="Times New Roman" w:cs="Times New Roman"/>
                <w:color w:val="000000"/>
                <w:sz w:val="20"/>
                <w:szCs w:val="20"/>
              </w:rPr>
            </w:pPr>
            <w:ins w:id="2096" w:author="Silver, Ian" w:date="2026-02-18T10:57:00Z" w16du:dateUtc="2026-02-18T15:57:00Z">
              <w:r>
                <w:rPr>
                  <w:color w:val="000000"/>
                  <w:sz w:val="20"/>
                  <w:szCs w:val="20"/>
                </w:rPr>
                <w:t>1.264</w:t>
              </w:r>
            </w:ins>
            <w:del w:id="2097" w:author="Silver, Ian" w:date="2026-02-18T10:57:00Z" w16du:dateUtc="2026-02-18T15:57:00Z">
              <w:r w:rsidRPr="0080672F" w:rsidDel="00997B1E">
                <w:rPr>
                  <w:rFonts w:eastAsia="Times New Roman" w:cs="Times New Roman"/>
                  <w:color w:val="000000"/>
                  <w:sz w:val="20"/>
                  <w:szCs w:val="20"/>
                </w:rPr>
                <w:delText>1.264</w:delText>
              </w:r>
            </w:del>
          </w:p>
        </w:tc>
        <w:tc>
          <w:tcPr>
            <w:tcW w:w="294" w:type="pct"/>
            <w:tcBorders>
              <w:top w:val="nil"/>
              <w:left w:val="nil"/>
              <w:bottom w:val="nil"/>
              <w:right w:val="nil"/>
            </w:tcBorders>
            <w:shd w:val="clear" w:color="auto" w:fill="auto"/>
            <w:noWrap/>
            <w:vAlign w:val="center"/>
            <w:hideMark/>
            <w:tcPrChange w:id="2098"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6BCA4D55" w14:textId="685DB33B" w:rsidR="000F19D2" w:rsidRPr="0080672F" w:rsidRDefault="000F19D2" w:rsidP="000F19D2">
            <w:pPr>
              <w:spacing w:line="240" w:lineRule="auto"/>
              <w:contextualSpacing w:val="0"/>
              <w:jc w:val="center"/>
              <w:rPr>
                <w:rFonts w:eastAsia="Times New Roman" w:cs="Times New Roman"/>
                <w:color w:val="000000"/>
                <w:sz w:val="20"/>
                <w:szCs w:val="20"/>
              </w:rPr>
            </w:pPr>
            <w:ins w:id="2099" w:author="Silver, Ian" w:date="2026-02-18T10:57:00Z" w16du:dateUtc="2026-02-18T15:57:00Z">
              <w:r>
                <w:rPr>
                  <w:color w:val="000000"/>
                  <w:sz w:val="20"/>
                  <w:szCs w:val="20"/>
                </w:rPr>
                <w:t>0.070</w:t>
              </w:r>
            </w:ins>
            <w:del w:id="2100" w:author="Silver, Ian" w:date="2026-02-18T10:57:00Z" w16du:dateUtc="2026-02-18T15:57:00Z">
              <w:r w:rsidRPr="0080672F" w:rsidDel="00997B1E">
                <w:rPr>
                  <w:rFonts w:eastAsia="Times New Roman" w:cs="Times New Roman"/>
                  <w:color w:val="000000"/>
                  <w:sz w:val="20"/>
                  <w:szCs w:val="20"/>
                </w:rPr>
                <w:delText>1.072</w:delText>
              </w:r>
            </w:del>
          </w:p>
        </w:tc>
        <w:tc>
          <w:tcPr>
            <w:tcW w:w="454" w:type="pct"/>
            <w:tcBorders>
              <w:top w:val="nil"/>
              <w:left w:val="nil"/>
              <w:bottom w:val="nil"/>
              <w:right w:val="nil"/>
            </w:tcBorders>
            <w:shd w:val="clear" w:color="auto" w:fill="auto"/>
            <w:noWrap/>
            <w:vAlign w:val="bottom"/>
            <w:hideMark/>
            <w:tcPrChange w:id="2101"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4B05A0F3" w14:textId="587DEA01" w:rsidR="000F19D2" w:rsidRPr="0080672F" w:rsidRDefault="000F19D2" w:rsidP="000F19D2">
            <w:pPr>
              <w:spacing w:line="240" w:lineRule="auto"/>
              <w:contextualSpacing w:val="0"/>
              <w:jc w:val="center"/>
              <w:rPr>
                <w:rFonts w:eastAsia="Times New Roman" w:cs="Times New Roman"/>
                <w:color w:val="000000"/>
                <w:sz w:val="20"/>
                <w:szCs w:val="20"/>
              </w:rPr>
            </w:pPr>
            <w:ins w:id="2102" w:author="Silver, Ian" w:date="2026-02-18T10:57:00Z" w16du:dateUtc="2026-02-18T15:57:00Z">
              <w:r>
                <w:rPr>
                  <w:color w:val="000000"/>
                  <w:sz w:val="20"/>
                  <w:szCs w:val="20"/>
                </w:rPr>
                <w:t>1.102</w:t>
              </w:r>
            </w:ins>
            <w:del w:id="2103" w:author="Silver, Ian" w:date="2026-02-18T10:57:00Z" w16du:dateUtc="2026-02-18T15:57:00Z">
              <w:r w:rsidRPr="0080672F" w:rsidDel="00997B1E">
                <w:rPr>
                  <w:rFonts w:eastAsia="Times New Roman" w:cs="Times New Roman"/>
                  <w:color w:val="000000"/>
                  <w:sz w:val="20"/>
                  <w:szCs w:val="20"/>
                </w:rPr>
                <w:delText>1.102</w:delText>
              </w:r>
            </w:del>
          </w:p>
        </w:tc>
        <w:tc>
          <w:tcPr>
            <w:tcW w:w="454" w:type="pct"/>
            <w:tcBorders>
              <w:top w:val="nil"/>
              <w:left w:val="nil"/>
              <w:bottom w:val="nil"/>
              <w:right w:val="nil"/>
            </w:tcBorders>
            <w:shd w:val="clear" w:color="auto" w:fill="auto"/>
            <w:noWrap/>
            <w:vAlign w:val="bottom"/>
            <w:hideMark/>
            <w:tcPrChange w:id="2104"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31FC79D9" w14:textId="6263E275" w:rsidR="000F19D2" w:rsidRPr="0080672F" w:rsidRDefault="000F19D2" w:rsidP="000F19D2">
            <w:pPr>
              <w:spacing w:line="240" w:lineRule="auto"/>
              <w:contextualSpacing w:val="0"/>
              <w:jc w:val="center"/>
              <w:rPr>
                <w:rFonts w:eastAsia="Times New Roman" w:cs="Times New Roman"/>
                <w:color w:val="000000"/>
                <w:sz w:val="20"/>
                <w:szCs w:val="20"/>
              </w:rPr>
            </w:pPr>
            <w:ins w:id="2105" w:author="Silver, Ian" w:date="2026-02-18T10:57:00Z" w16du:dateUtc="2026-02-18T15:57:00Z">
              <w:r>
                <w:rPr>
                  <w:color w:val="000000"/>
                  <w:sz w:val="20"/>
                  <w:szCs w:val="20"/>
                </w:rPr>
                <w:t>1.445</w:t>
              </w:r>
            </w:ins>
            <w:del w:id="2106" w:author="Silver, Ian" w:date="2026-02-18T10:57:00Z" w16du:dateUtc="2026-02-18T15:57:00Z">
              <w:r w:rsidRPr="0080672F" w:rsidDel="00997B1E">
                <w:rPr>
                  <w:rFonts w:eastAsia="Times New Roman" w:cs="Times New Roman"/>
                  <w:color w:val="000000"/>
                  <w:sz w:val="20"/>
                  <w:szCs w:val="20"/>
                </w:rPr>
                <w:delText>1.445</w:delText>
              </w:r>
            </w:del>
          </w:p>
        </w:tc>
        <w:tc>
          <w:tcPr>
            <w:tcW w:w="347" w:type="pct"/>
            <w:tcBorders>
              <w:top w:val="nil"/>
              <w:left w:val="nil"/>
              <w:bottom w:val="nil"/>
              <w:right w:val="nil"/>
            </w:tcBorders>
            <w:shd w:val="clear" w:color="auto" w:fill="auto"/>
            <w:noWrap/>
            <w:vAlign w:val="bottom"/>
            <w:hideMark/>
            <w:tcPrChange w:id="2107"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3DDB3F11" w14:textId="18FDD3B5" w:rsidR="000F19D2" w:rsidRPr="0080672F" w:rsidRDefault="000F19D2" w:rsidP="000F19D2">
            <w:pPr>
              <w:spacing w:line="240" w:lineRule="auto"/>
              <w:contextualSpacing w:val="0"/>
              <w:jc w:val="center"/>
              <w:rPr>
                <w:rFonts w:eastAsia="Times New Roman" w:cs="Times New Roman"/>
                <w:color w:val="000000"/>
                <w:sz w:val="20"/>
                <w:szCs w:val="20"/>
              </w:rPr>
            </w:pPr>
            <w:ins w:id="2108" w:author="Silver, Ian" w:date="2026-02-18T10:57:00Z" w16du:dateUtc="2026-02-18T15:57:00Z">
              <w:r>
                <w:rPr>
                  <w:color w:val="000000"/>
                  <w:sz w:val="20"/>
                  <w:szCs w:val="20"/>
                </w:rPr>
                <w:t>1.004</w:t>
              </w:r>
            </w:ins>
            <w:del w:id="2109" w:author="Silver, Ian" w:date="2026-02-18T10:57:00Z" w16du:dateUtc="2026-02-18T15:57:00Z">
              <w:r w:rsidRPr="0080672F" w:rsidDel="00997B1E">
                <w:rPr>
                  <w:rFonts w:eastAsia="Times New Roman" w:cs="Times New Roman"/>
                  <w:color w:val="000000"/>
                  <w:sz w:val="20"/>
                  <w:szCs w:val="20"/>
                </w:rPr>
                <w:delText>1.004</w:delText>
              </w:r>
            </w:del>
          </w:p>
        </w:tc>
        <w:tc>
          <w:tcPr>
            <w:tcW w:w="419" w:type="pct"/>
            <w:tcBorders>
              <w:top w:val="nil"/>
              <w:left w:val="nil"/>
              <w:bottom w:val="nil"/>
              <w:right w:val="nil"/>
            </w:tcBorders>
            <w:shd w:val="clear" w:color="auto" w:fill="auto"/>
            <w:noWrap/>
            <w:vAlign w:val="bottom"/>
            <w:hideMark/>
            <w:tcPrChange w:id="2110"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1F0F42B9" w14:textId="5227C428" w:rsidR="000F19D2" w:rsidRPr="0080672F" w:rsidRDefault="000F19D2" w:rsidP="000F19D2">
            <w:pPr>
              <w:spacing w:line="240" w:lineRule="auto"/>
              <w:contextualSpacing w:val="0"/>
              <w:jc w:val="center"/>
              <w:rPr>
                <w:rFonts w:eastAsia="Times New Roman" w:cs="Times New Roman"/>
                <w:color w:val="000000"/>
                <w:sz w:val="20"/>
                <w:szCs w:val="20"/>
              </w:rPr>
            </w:pPr>
            <w:ins w:id="2111" w:author="Silver, Ian" w:date="2026-02-18T10:57:00Z" w16du:dateUtc="2026-02-18T15:57:00Z">
              <w:r>
                <w:rPr>
                  <w:color w:val="000000"/>
                  <w:sz w:val="20"/>
                  <w:szCs w:val="20"/>
                </w:rPr>
                <w:t>1138</w:t>
              </w:r>
            </w:ins>
            <w:del w:id="2112" w:author="Silver, Ian" w:date="2026-02-18T10:57:00Z" w16du:dateUtc="2026-02-18T15:57:00Z">
              <w:r w:rsidRPr="0080672F" w:rsidDel="00997B1E">
                <w:rPr>
                  <w:rFonts w:eastAsia="Times New Roman" w:cs="Times New Roman"/>
                  <w:color w:val="000000"/>
                  <w:sz w:val="20"/>
                  <w:szCs w:val="20"/>
                </w:rPr>
                <w:delText>1138</w:delText>
              </w:r>
            </w:del>
          </w:p>
        </w:tc>
        <w:tc>
          <w:tcPr>
            <w:tcW w:w="383" w:type="pct"/>
            <w:tcBorders>
              <w:top w:val="nil"/>
              <w:left w:val="nil"/>
              <w:bottom w:val="nil"/>
              <w:right w:val="nil"/>
            </w:tcBorders>
            <w:shd w:val="clear" w:color="auto" w:fill="auto"/>
            <w:noWrap/>
            <w:vAlign w:val="bottom"/>
            <w:hideMark/>
            <w:tcPrChange w:id="2113"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277F7AFD" w14:textId="58DBC88F" w:rsidR="000F19D2" w:rsidRPr="0080672F" w:rsidRDefault="000F19D2" w:rsidP="000F19D2">
            <w:pPr>
              <w:spacing w:line="240" w:lineRule="auto"/>
              <w:contextualSpacing w:val="0"/>
              <w:jc w:val="center"/>
              <w:rPr>
                <w:rFonts w:eastAsia="Times New Roman" w:cs="Times New Roman"/>
                <w:color w:val="000000"/>
                <w:sz w:val="20"/>
                <w:szCs w:val="20"/>
              </w:rPr>
            </w:pPr>
            <w:ins w:id="2114" w:author="Silver, Ian" w:date="2026-02-18T10:57:00Z" w16du:dateUtc="2026-02-18T15:57:00Z">
              <w:r>
                <w:rPr>
                  <w:color w:val="000000"/>
                  <w:sz w:val="20"/>
                  <w:szCs w:val="20"/>
                </w:rPr>
                <w:t>2484</w:t>
              </w:r>
            </w:ins>
            <w:del w:id="2115" w:author="Silver, Ian" w:date="2026-02-18T10:57:00Z" w16du:dateUtc="2026-02-18T15:57:00Z">
              <w:r w:rsidRPr="0080672F" w:rsidDel="00997B1E">
                <w:rPr>
                  <w:rFonts w:eastAsia="Times New Roman" w:cs="Times New Roman"/>
                  <w:color w:val="000000"/>
                  <w:sz w:val="20"/>
                  <w:szCs w:val="20"/>
                </w:rPr>
                <w:delText>2484</w:delText>
              </w:r>
            </w:del>
          </w:p>
        </w:tc>
      </w:tr>
      <w:tr w:rsidR="000F19D2" w:rsidRPr="0080672F" w14:paraId="1F6C442B" w14:textId="77777777" w:rsidTr="00997B1E">
        <w:trPr>
          <w:trHeight w:val="20"/>
          <w:trPrChange w:id="2116" w:author="Silver, Ian" w:date="2026-02-18T10:57:00Z" w16du:dateUtc="2026-02-18T15:57:00Z">
            <w:trPr>
              <w:trHeight w:val="20"/>
            </w:trPr>
          </w:trPrChange>
        </w:trPr>
        <w:tc>
          <w:tcPr>
            <w:tcW w:w="2248" w:type="pct"/>
            <w:tcBorders>
              <w:top w:val="nil"/>
              <w:left w:val="nil"/>
              <w:bottom w:val="nil"/>
              <w:right w:val="nil"/>
            </w:tcBorders>
            <w:shd w:val="clear" w:color="auto" w:fill="auto"/>
            <w:vAlign w:val="center"/>
            <w:hideMark/>
            <w:tcPrChange w:id="2117" w:author="Silver, Ian" w:date="2026-02-18T10:57:00Z" w16du:dateUtc="2026-02-18T15:57:00Z">
              <w:tcPr>
                <w:tcW w:w="2248" w:type="pct"/>
                <w:tcBorders>
                  <w:top w:val="nil"/>
                  <w:left w:val="nil"/>
                  <w:bottom w:val="nil"/>
                  <w:right w:val="nil"/>
                </w:tcBorders>
                <w:shd w:val="clear" w:color="auto" w:fill="auto"/>
                <w:vAlign w:val="center"/>
                <w:hideMark/>
              </w:tcPr>
            </w:tcPrChange>
          </w:tcPr>
          <w:p w14:paraId="2BC677A6"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Parental Incarceration Before 16</w:t>
            </w:r>
          </w:p>
        </w:tc>
        <w:tc>
          <w:tcPr>
            <w:tcW w:w="401" w:type="pct"/>
            <w:tcBorders>
              <w:top w:val="nil"/>
              <w:left w:val="nil"/>
              <w:bottom w:val="nil"/>
              <w:right w:val="nil"/>
            </w:tcBorders>
            <w:shd w:val="clear" w:color="auto" w:fill="auto"/>
            <w:noWrap/>
            <w:vAlign w:val="bottom"/>
            <w:hideMark/>
            <w:tcPrChange w:id="2118"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77E8DBF7" w14:textId="4CB7262D" w:rsidR="000F19D2" w:rsidRPr="0080672F" w:rsidRDefault="000F19D2" w:rsidP="000F19D2">
            <w:pPr>
              <w:spacing w:line="240" w:lineRule="auto"/>
              <w:contextualSpacing w:val="0"/>
              <w:jc w:val="center"/>
              <w:rPr>
                <w:rFonts w:eastAsia="Times New Roman" w:cs="Times New Roman"/>
                <w:color w:val="000000"/>
                <w:sz w:val="20"/>
                <w:szCs w:val="20"/>
              </w:rPr>
            </w:pPr>
            <w:ins w:id="2119" w:author="Silver, Ian" w:date="2026-02-18T10:57:00Z" w16du:dateUtc="2026-02-18T15:57:00Z">
              <w:r>
                <w:rPr>
                  <w:color w:val="000000"/>
                  <w:sz w:val="20"/>
                  <w:szCs w:val="20"/>
                </w:rPr>
                <w:t>1.136</w:t>
              </w:r>
            </w:ins>
            <w:del w:id="2120" w:author="Silver, Ian" w:date="2026-02-18T10:57:00Z" w16du:dateUtc="2026-02-18T15:57:00Z">
              <w:r w:rsidRPr="0080672F" w:rsidDel="00997B1E">
                <w:rPr>
                  <w:rFonts w:eastAsia="Times New Roman" w:cs="Times New Roman"/>
                  <w:color w:val="000000"/>
                  <w:sz w:val="20"/>
                  <w:szCs w:val="20"/>
                </w:rPr>
                <w:delText>1.136</w:delText>
              </w:r>
            </w:del>
          </w:p>
        </w:tc>
        <w:tc>
          <w:tcPr>
            <w:tcW w:w="294" w:type="pct"/>
            <w:tcBorders>
              <w:top w:val="nil"/>
              <w:left w:val="nil"/>
              <w:bottom w:val="nil"/>
              <w:right w:val="nil"/>
            </w:tcBorders>
            <w:shd w:val="clear" w:color="auto" w:fill="auto"/>
            <w:noWrap/>
            <w:vAlign w:val="center"/>
            <w:hideMark/>
            <w:tcPrChange w:id="2121"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3B4B8991" w14:textId="254437A2" w:rsidR="000F19D2" w:rsidRPr="0080672F" w:rsidRDefault="000F19D2" w:rsidP="000F19D2">
            <w:pPr>
              <w:spacing w:line="240" w:lineRule="auto"/>
              <w:contextualSpacing w:val="0"/>
              <w:jc w:val="center"/>
              <w:rPr>
                <w:rFonts w:eastAsia="Times New Roman" w:cs="Times New Roman"/>
                <w:color w:val="000000"/>
                <w:sz w:val="20"/>
                <w:szCs w:val="20"/>
              </w:rPr>
            </w:pPr>
            <w:ins w:id="2122" w:author="Silver, Ian" w:date="2026-02-18T10:57:00Z" w16du:dateUtc="2026-02-18T15:57:00Z">
              <w:r>
                <w:rPr>
                  <w:color w:val="000000"/>
                  <w:sz w:val="20"/>
                  <w:szCs w:val="20"/>
                </w:rPr>
                <w:t>0.079</w:t>
              </w:r>
            </w:ins>
            <w:del w:id="2123" w:author="Silver, Ian" w:date="2026-02-18T10:57:00Z" w16du:dateUtc="2026-02-18T15:57:00Z">
              <w:r w:rsidRPr="0080672F" w:rsidDel="00997B1E">
                <w:rPr>
                  <w:rFonts w:eastAsia="Times New Roman" w:cs="Times New Roman"/>
                  <w:color w:val="000000"/>
                  <w:sz w:val="20"/>
                  <w:szCs w:val="20"/>
                </w:rPr>
                <w:delText>1.082</w:delText>
              </w:r>
            </w:del>
          </w:p>
        </w:tc>
        <w:tc>
          <w:tcPr>
            <w:tcW w:w="454" w:type="pct"/>
            <w:tcBorders>
              <w:top w:val="nil"/>
              <w:left w:val="nil"/>
              <w:bottom w:val="nil"/>
              <w:right w:val="nil"/>
            </w:tcBorders>
            <w:shd w:val="clear" w:color="auto" w:fill="auto"/>
            <w:noWrap/>
            <w:vAlign w:val="bottom"/>
            <w:hideMark/>
            <w:tcPrChange w:id="2124"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5BE95CCF" w14:textId="20801EA4" w:rsidR="000F19D2" w:rsidRPr="0080672F" w:rsidRDefault="000F19D2" w:rsidP="000F19D2">
            <w:pPr>
              <w:spacing w:line="240" w:lineRule="auto"/>
              <w:contextualSpacing w:val="0"/>
              <w:jc w:val="center"/>
              <w:rPr>
                <w:rFonts w:eastAsia="Times New Roman" w:cs="Times New Roman"/>
                <w:color w:val="000000"/>
                <w:sz w:val="20"/>
                <w:szCs w:val="20"/>
              </w:rPr>
            </w:pPr>
            <w:ins w:id="2125" w:author="Silver, Ian" w:date="2026-02-18T10:57:00Z" w16du:dateUtc="2026-02-18T15:57:00Z">
              <w:r>
                <w:rPr>
                  <w:color w:val="000000"/>
                  <w:sz w:val="20"/>
                  <w:szCs w:val="20"/>
                </w:rPr>
                <w:t>0.976</w:t>
              </w:r>
            </w:ins>
            <w:del w:id="2126" w:author="Silver, Ian" w:date="2026-02-18T10:57:00Z" w16du:dateUtc="2026-02-18T15:57:00Z">
              <w:r w:rsidRPr="0080672F" w:rsidDel="00997B1E">
                <w:rPr>
                  <w:rFonts w:eastAsia="Times New Roman" w:cs="Times New Roman"/>
                  <w:color w:val="000000"/>
                  <w:sz w:val="20"/>
                  <w:szCs w:val="20"/>
                </w:rPr>
                <w:delText>0.976</w:delText>
              </w:r>
            </w:del>
          </w:p>
        </w:tc>
        <w:tc>
          <w:tcPr>
            <w:tcW w:w="454" w:type="pct"/>
            <w:tcBorders>
              <w:top w:val="nil"/>
              <w:left w:val="nil"/>
              <w:bottom w:val="nil"/>
              <w:right w:val="nil"/>
            </w:tcBorders>
            <w:shd w:val="clear" w:color="auto" w:fill="auto"/>
            <w:noWrap/>
            <w:vAlign w:val="bottom"/>
            <w:hideMark/>
            <w:tcPrChange w:id="2127"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229A68F0" w14:textId="0098B8F5" w:rsidR="000F19D2" w:rsidRPr="0080672F" w:rsidRDefault="000F19D2" w:rsidP="000F19D2">
            <w:pPr>
              <w:spacing w:line="240" w:lineRule="auto"/>
              <w:contextualSpacing w:val="0"/>
              <w:jc w:val="center"/>
              <w:rPr>
                <w:rFonts w:eastAsia="Times New Roman" w:cs="Times New Roman"/>
                <w:color w:val="000000"/>
                <w:sz w:val="20"/>
                <w:szCs w:val="20"/>
              </w:rPr>
            </w:pPr>
            <w:ins w:id="2128" w:author="Silver, Ian" w:date="2026-02-18T10:57:00Z" w16du:dateUtc="2026-02-18T15:57:00Z">
              <w:r>
                <w:rPr>
                  <w:color w:val="000000"/>
                  <w:sz w:val="20"/>
                  <w:szCs w:val="20"/>
                </w:rPr>
                <w:t>1.334</w:t>
              </w:r>
            </w:ins>
            <w:del w:id="2129" w:author="Silver, Ian" w:date="2026-02-18T10:57:00Z" w16du:dateUtc="2026-02-18T15:57:00Z">
              <w:r w:rsidRPr="0080672F" w:rsidDel="00997B1E">
                <w:rPr>
                  <w:rFonts w:eastAsia="Times New Roman" w:cs="Times New Roman"/>
                  <w:color w:val="000000"/>
                  <w:sz w:val="20"/>
                  <w:szCs w:val="20"/>
                </w:rPr>
                <w:delText>1.334</w:delText>
              </w:r>
            </w:del>
          </w:p>
        </w:tc>
        <w:tc>
          <w:tcPr>
            <w:tcW w:w="347" w:type="pct"/>
            <w:tcBorders>
              <w:top w:val="nil"/>
              <w:left w:val="nil"/>
              <w:bottom w:val="nil"/>
              <w:right w:val="nil"/>
            </w:tcBorders>
            <w:shd w:val="clear" w:color="auto" w:fill="auto"/>
            <w:noWrap/>
            <w:vAlign w:val="bottom"/>
            <w:hideMark/>
            <w:tcPrChange w:id="2130"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18B87CB5" w14:textId="4E4D9FDC" w:rsidR="000F19D2" w:rsidRPr="0080672F" w:rsidRDefault="000F19D2" w:rsidP="000F19D2">
            <w:pPr>
              <w:spacing w:line="240" w:lineRule="auto"/>
              <w:contextualSpacing w:val="0"/>
              <w:jc w:val="center"/>
              <w:rPr>
                <w:rFonts w:eastAsia="Times New Roman" w:cs="Times New Roman"/>
                <w:color w:val="000000"/>
                <w:sz w:val="20"/>
                <w:szCs w:val="20"/>
              </w:rPr>
            </w:pPr>
            <w:ins w:id="2131" w:author="Silver, Ian" w:date="2026-02-18T10:57:00Z" w16du:dateUtc="2026-02-18T15:57:00Z">
              <w:r>
                <w:rPr>
                  <w:color w:val="000000"/>
                  <w:sz w:val="20"/>
                  <w:szCs w:val="20"/>
                </w:rPr>
                <w:t>1.003</w:t>
              </w:r>
            </w:ins>
            <w:del w:id="2132" w:author="Silver, Ian" w:date="2026-02-18T10:57:00Z" w16du:dateUtc="2026-02-18T15:57:00Z">
              <w:r w:rsidRPr="0080672F" w:rsidDel="00997B1E">
                <w:rPr>
                  <w:rFonts w:eastAsia="Times New Roman" w:cs="Times New Roman"/>
                  <w:color w:val="000000"/>
                  <w:sz w:val="20"/>
                  <w:szCs w:val="20"/>
                </w:rPr>
                <w:delText>1.003</w:delText>
              </w:r>
            </w:del>
          </w:p>
        </w:tc>
        <w:tc>
          <w:tcPr>
            <w:tcW w:w="419" w:type="pct"/>
            <w:tcBorders>
              <w:top w:val="nil"/>
              <w:left w:val="nil"/>
              <w:bottom w:val="nil"/>
              <w:right w:val="nil"/>
            </w:tcBorders>
            <w:shd w:val="clear" w:color="auto" w:fill="auto"/>
            <w:noWrap/>
            <w:vAlign w:val="bottom"/>
            <w:hideMark/>
            <w:tcPrChange w:id="2133"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7894E419" w14:textId="34B37149" w:rsidR="000F19D2" w:rsidRPr="0080672F" w:rsidRDefault="000F19D2" w:rsidP="000F19D2">
            <w:pPr>
              <w:spacing w:line="240" w:lineRule="auto"/>
              <w:contextualSpacing w:val="0"/>
              <w:jc w:val="center"/>
              <w:rPr>
                <w:rFonts w:eastAsia="Times New Roman" w:cs="Times New Roman"/>
                <w:color w:val="000000"/>
                <w:sz w:val="20"/>
                <w:szCs w:val="20"/>
              </w:rPr>
            </w:pPr>
            <w:ins w:id="2134" w:author="Silver, Ian" w:date="2026-02-18T10:57:00Z" w16du:dateUtc="2026-02-18T15:57:00Z">
              <w:r>
                <w:rPr>
                  <w:color w:val="000000"/>
                  <w:sz w:val="20"/>
                  <w:szCs w:val="20"/>
                </w:rPr>
                <w:t>1087</w:t>
              </w:r>
            </w:ins>
            <w:del w:id="2135" w:author="Silver, Ian" w:date="2026-02-18T10:57:00Z" w16du:dateUtc="2026-02-18T15:57:00Z">
              <w:r w:rsidRPr="0080672F" w:rsidDel="00997B1E">
                <w:rPr>
                  <w:rFonts w:eastAsia="Times New Roman" w:cs="Times New Roman"/>
                  <w:color w:val="000000"/>
                  <w:sz w:val="20"/>
                  <w:szCs w:val="20"/>
                </w:rPr>
                <w:delText>1087</w:delText>
              </w:r>
            </w:del>
          </w:p>
        </w:tc>
        <w:tc>
          <w:tcPr>
            <w:tcW w:w="383" w:type="pct"/>
            <w:tcBorders>
              <w:top w:val="nil"/>
              <w:left w:val="nil"/>
              <w:bottom w:val="nil"/>
              <w:right w:val="nil"/>
            </w:tcBorders>
            <w:shd w:val="clear" w:color="auto" w:fill="auto"/>
            <w:noWrap/>
            <w:vAlign w:val="bottom"/>
            <w:hideMark/>
            <w:tcPrChange w:id="2136"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02FF83B4" w14:textId="2362493C" w:rsidR="000F19D2" w:rsidRPr="0080672F" w:rsidRDefault="000F19D2" w:rsidP="000F19D2">
            <w:pPr>
              <w:spacing w:line="240" w:lineRule="auto"/>
              <w:contextualSpacing w:val="0"/>
              <w:jc w:val="center"/>
              <w:rPr>
                <w:rFonts w:eastAsia="Times New Roman" w:cs="Times New Roman"/>
                <w:color w:val="000000"/>
                <w:sz w:val="20"/>
                <w:szCs w:val="20"/>
              </w:rPr>
            </w:pPr>
            <w:ins w:id="2137" w:author="Silver, Ian" w:date="2026-02-18T10:57:00Z" w16du:dateUtc="2026-02-18T15:57:00Z">
              <w:r>
                <w:rPr>
                  <w:color w:val="000000"/>
                  <w:sz w:val="20"/>
                  <w:szCs w:val="20"/>
                </w:rPr>
                <w:t>2074</w:t>
              </w:r>
            </w:ins>
            <w:del w:id="2138" w:author="Silver, Ian" w:date="2026-02-18T10:57:00Z" w16du:dateUtc="2026-02-18T15:57:00Z">
              <w:r w:rsidRPr="0080672F" w:rsidDel="00997B1E">
                <w:rPr>
                  <w:rFonts w:eastAsia="Times New Roman" w:cs="Times New Roman"/>
                  <w:color w:val="000000"/>
                  <w:sz w:val="20"/>
                  <w:szCs w:val="20"/>
                </w:rPr>
                <w:delText>2074</w:delText>
              </w:r>
            </w:del>
          </w:p>
        </w:tc>
      </w:tr>
      <w:tr w:rsidR="000F19D2" w:rsidRPr="0080672F" w14:paraId="2DCE881C" w14:textId="77777777" w:rsidTr="00997B1E">
        <w:trPr>
          <w:trHeight w:val="20"/>
          <w:trPrChange w:id="2139" w:author="Silver, Ian" w:date="2026-02-18T10:57:00Z" w16du:dateUtc="2026-02-18T15:57:00Z">
            <w:trPr>
              <w:trHeight w:val="20"/>
            </w:trPr>
          </w:trPrChange>
        </w:trPr>
        <w:tc>
          <w:tcPr>
            <w:tcW w:w="2248" w:type="pct"/>
            <w:tcBorders>
              <w:top w:val="nil"/>
              <w:left w:val="nil"/>
              <w:bottom w:val="nil"/>
              <w:right w:val="nil"/>
            </w:tcBorders>
            <w:shd w:val="clear" w:color="auto" w:fill="auto"/>
            <w:vAlign w:val="center"/>
            <w:hideMark/>
            <w:tcPrChange w:id="2140" w:author="Silver, Ian" w:date="2026-02-18T10:57:00Z" w16du:dateUtc="2026-02-18T15:57:00Z">
              <w:tcPr>
                <w:tcW w:w="2248" w:type="pct"/>
                <w:tcBorders>
                  <w:top w:val="nil"/>
                  <w:left w:val="nil"/>
                  <w:bottom w:val="nil"/>
                  <w:right w:val="nil"/>
                </w:tcBorders>
                <w:shd w:val="clear" w:color="auto" w:fill="auto"/>
                <w:vAlign w:val="center"/>
                <w:hideMark/>
              </w:tcPr>
            </w:tcPrChange>
          </w:tcPr>
          <w:p w14:paraId="177FECCF"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Bio-Mother Educational Attainment</w:t>
            </w:r>
          </w:p>
        </w:tc>
        <w:tc>
          <w:tcPr>
            <w:tcW w:w="401" w:type="pct"/>
            <w:tcBorders>
              <w:top w:val="nil"/>
              <w:left w:val="nil"/>
              <w:bottom w:val="nil"/>
              <w:right w:val="nil"/>
            </w:tcBorders>
            <w:shd w:val="clear" w:color="auto" w:fill="auto"/>
            <w:noWrap/>
            <w:vAlign w:val="bottom"/>
            <w:hideMark/>
            <w:tcPrChange w:id="2141"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21AC7ABF" w14:textId="7E67F262" w:rsidR="000F19D2" w:rsidRPr="0080672F" w:rsidRDefault="000F19D2" w:rsidP="000F19D2">
            <w:pPr>
              <w:spacing w:line="240" w:lineRule="auto"/>
              <w:contextualSpacing w:val="0"/>
              <w:jc w:val="center"/>
              <w:rPr>
                <w:rFonts w:eastAsia="Times New Roman" w:cs="Times New Roman"/>
                <w:color w:val="000000"/>
                <w:sz w:val="20"/>
                <w:szCs w:val="20"/>
              </w:rPr>
            </w:pPr>
            <w:ins w:id="2142" w:author="Silver, Ian" w:date="2026-02-18T10:57:00Z" w16du:dateUtc="2026-02-18T15:57:00Z">
              <w:r>
                <w:rPr>
                  <w:color w:val="000000"/>
                  <w:sz w:val="20"/>
                  <w:szCs w:val="20"/>
                </w:rPr>
                <w:t>0.933</w:t>
              </w:r>
            </w:ins>
            <w:del w:id="2143" w:author="Silver, Ian" w:date="2026-02-18T10:57:00Z" w16du:dateUtc="2026-02-18T15:57:00Z">
              <w:r w:rsidRPr="0080672F" w:rsidDel="00997B1E">
                <w:rPr>
                  <w:rFonts w:eastAsia="Times New Roman" w:cs="Times New Roman"/>
                  <w:color w:val="000000"/>
                  <w:sz w:val="20"/>
                  <w:szCs w:val="20"/>
                </w:rPr>
                <w:delText>0.933</w:delText>
              </w:r>
            </w:del>
          </w:p>
        </w:tc>
        <w:tc>
          <w:tcPr>
            <w:tcW w:w="294" w:type="pct"/>
            <w:tcBorders>
              <w:top w:val="nil"/>
              <w:left w:val="nil"/>
              <w:bottom w:val="nil"/>
              <w:right w:val="nil"/>
            </w:tcBorders>
            <w:shd w:val="clear" w:color="auto" w:fill="auto"/>
            <w:noWrap/>
            <w:vAlign w:val="center"/>
            <w:hideMark/>
            <w:tcPrChange w:id="2144"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70EDB80B" w14:textId="1CBD371A" w:rsidR="000F19D2" w:rsidRPr="0080672F" w:rsidRDefault="000F19D2" w:rsidP="000F19D2">
            <w:pPr>
              <w:spacing w:line="240" w:lineRule="auto"/>
              <w:contextualSpacing w:val="0"/>
              <w:jc w:val="center"/>
              <w:rPr>
                <w:rFonts w:eastAsia="Times New Roman" w:cs="Times New Roman"/>
                <w:color w:val="000000"/>
                <w:sz w:val="20"/>
                <w:szCs w:val="20"/>
              </w:rPr>
            </w:pPr>
            <w:ins w:id="2145" w:author="Silver, Ian" w:date="2026-02-18T10:57:00Z" w16du:dateUtc="2026-02-18T15:57:00Z">
              <w:r>
                <w:rPr>
                  <w:color w:val="000000"/>
                  <w:sz w:val="20"/>
                  <w:szCs w:val="20"/>
                </w:rPr>
                <w:t>0.009</w:t>
              </w:r>
            </w:ins>
            <w:del w:id="2146" w:author="Silver, Ian" w:date="2026-02-18T10:57:00Z" w16du:dateUtc="2026-02-18T15:57:00Z">
              <w:r w:rsidRPr="0080672F" w:rsidDel="00997B1E">
                <w:rPr>
                  <w:rFonts w:eastAsia="Times New Roman" w:cs="Times New Roman"/>
                  <w:color w:val="000000"/>
                  <w:sz w:val="20"/>
                  <w:szCs w:val="20"/>
                </w:rPr>
                <w:delText>1.009</w:delText>
              </w:r>
            </w:del>
          </w:p>
        </w:tc>
        <w:tc>
          <w:tcPr>
            <w:tcW w:w="454" w:type="pct"/>
            <w:tcBorders>
              <w:top w:val="nil"/>
              <w:left w:val="nil"/>
              <w:bottom w:val="nil"/>
              <w:right w:val="nil"/>
            </w:tcBorders>
            <w:shd w:val="clear" w:color="auto" w:fill="auto"/>
            <w:noWrap/>
            <w:vAlign w:val="bottom"/>
            <w:hideMark/>
            <w:tcPrChange w:id="2147"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6ABA62D9" w14:textId="32C18D19" w:rsidR="000F19D2" w:rsidRPr="0080672F" w:rsidRDefault="000F19D2" w:rsidP="000F19D2">
            <w:pPr>
              <w:spacing w:line="240" w:lineRule="auto"/>
              <w:contextualSpacing w:val="0"/>
              <w:jc w:val="center"/>
              <w:rPr>
                <w:rFonts w:eastAsia="Times New Roman" w:cs="Times New Roman"/>
                <w:color w:val="000000"/>
                <w:sz w:val="20"/>
                <w:szCs w:val="20"/>
              </w:rPr>
            </w:pPr>
            <w:ins w:id="2148" w:author="Silver, Ian" w:date="2026-02-18T10:57:00Z" w16du:dateUtc="2026-02-18T15:57:00Z">
              <w:r>
                <w:rPr>
                  <w:color w:val="000000"/>
                  <w:sz w:val="20"/>
                  <w:szCs w:val="20"/>
                </w:rPr>
                <w:t>0.917</w:t>
              </w:r>
            </w:ins>
            <w:del w:id="2149" w:author="Silver, Ian" w:date="2026-02-18T10:57:00Z" w16du:dateUtc="2026-02-18T15:57:00Z">
              <w:r w:rsidRPr="0080672F" w:rsidDel="00997B1E">
                <w:rPr>
                  <w:rFonts w:eastAsia="Times New Roman" w:cs="Times New Roman"/>
                  <w:color w:val="000000"/>
                  <w:sz w:val="20"/>
                  <w:szCs w:val="20"/>
                </w:rPr>
                <w:delText>0.917</w:delText>
              </w:r>
            </w:del>
          </w:p>
        </w:tc>
        <w:tc>
          <w:tcPr>
            <w:tcW w:w="454" w:type="pct"/>
            <w:tcBorders>
              <w:top w:val="nil"/>
              <w:left w:val="nil"/>
              <w:bottom w:val="nil"/>
              <w:right w:val="nil"/>
            </w:tcBorders>
            <w:shd w:val="clear" w:color="auto" w:fill="auto"/>
            <w:noWrap/>
            <w:vAlign w:val="bottom"/>
            <w:hideMark/>
            <w:tcPrChange w:id="2150"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0B6F0B8E" w14:textId="548E0DCF" w:rsidR="000F19D2" w:rsidRPr="0080672F" w:rsidRDefault="000F19D2" w:rsidP="000F19D2">
            <w:pPr>
              <w:spacing w:line="240" w:lineRule="auto"/>
              <w:contextualSpacing w:val="0"/>
              <w:jc w:val="center"/>
              <w:rPr>
                <w:rFonts w:eastAsia="Times New Roman" w:cs="Times New Roman"/>
                <w:color w:val="000000"/>
                <w:sz w:val="20"/>
                <w:szCs w:val="20"/>
              </w:rPr>
            </w:pPr>
            <w:ins w:id="2151" w:author="Silver, Ian" w:date="2026-02-18T10:57:00Z" w16du:dateUtc="2026-02-18T15:57:00Z">
              <w:r>
                <w:rPr>
                  <w:color w:val="000000"/>
                  <w:sz w:val="20"/>
                  <w:szCs w:val="20"/>
                </w:rPr>
                <w:t>0.949</w:t>
              </w:r>
            </w:ins>
            <w:del w:id="2152" w:author="Silver, Ian" w:date="2026-02-18T10:57:00Z" w16du:dateUtc="2026-02-18T15:57:00Z">
              <w:r w:rsidRPr="0080672F" w:rsidDel="00997B1E">
                <w:rPr>
                  <w:rFonts w:eastAsia="Times New Roman" w:cs="Times New Roman"/>
                  <w:color w:val="000000"/>
                  <w:sz w:val="20"/>
                  <w:szCs w:val="20"/>
                </w:rPr>
                <w:delText>0.949</w:delText>
              </w:r>
            </w:del>
          </w:p>
        </w:tc>
        <w:tc>
          <w:tcPr>
            <w:tcW w:w="347" w:type="pct"/>
            <w:tcBorders>
              <w:top w:val="nil"/>
              <w:left w:val="nil"/>
              <w:bottom w:val="nil"/>
              <w:right w:val="nil"/>
            </w:tcBorders>
            <w:shd w:val="clear" w:color="auto" w:fill="auto"/>
            <w:noWrap/>
            <w:vAlign w:val="bottom"/>
            <w:hideMark/>
            <w:tcPrChange w:id="2153"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3E1B0F91" w14:textId="735C07C0" w:rsidR="000F19D2" w:rsidRPr="0080672F" w:rsidRDefault="000F19D2" w:rsidP="000F19D2">
            <w:pPr>
              <w:spacing w:line="240" w:lineRule="auto"/>
              <w:contextualSpacing w:val="0"/>
              <w:jc w:val="center"/>
              <w:rPr>
                <w:rFonts w:eastAsia="Times New Roman" w:cs="Times New Roman"/>
                <w:color w:val="000000"/>
                <w:sz w:val="20"/>
                <w:szCs w:val="20"/>
              </w:rPr>
            </w:pPr>
            <w:ins w:id="2154" w:author="Silver, Ian" w:date="2026-02-18T10:57:00Z" w16du:dateUtc="2026-02-18T15:57:00Z">
              <w:r>
                <w:rPr>
                  <w:color w:val="000000"/>
                  <w:sz w:val="20"/>
                  <w:szCs w:val="20"/>
                </w:rPr>
                <w:t>1.008</w:t>
              </w:r>
            </w:ins>
            <w:del w:id="2155" w:author="Silver, Ian" w:date="2026-02-18T10:57:00Z" w16du:dateUtc="2026-02-18T15:57:00Z">
              <w:r w:rsidRPr="0080672F" w:rsidDel="00997B1E">
                <w:rPr>
                  <w:rFonts w:eastAsia="Times New Roman" w:cs="Times New Roman"/>
                  <w:color w:val="000000"/>
                  <w:sz w:val="20"/>
                  <w:szCs w:val="20"/>
                </w:rPr>
                <w:delText>1.008</w:delText>
              </w:r>
            </w:del>
          </w:p>
        </w:tc>
        <w:tc>
          <w:tcPr>
            <w:tcW w:w="419" w:type="pct"/>
            <w:tcBorders>
              <w:top w:val="nil"/>
              <w:left w:val="nil"/>
              <w:bottom w:val="nil"/>
              <w:right w:val="nil"/>
            </w:tcBorders>
            <w:shd w:val="clear" w:color="auto" w:fill="auto"/>
            <w:noWrap/>
            <w:vAlign w:val="bottom"/>
            <w:hideMark/>
            <w:tcPrChange w:id="2156"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2F31045F" w14:textId="684DC64D" w:rsidR="000F19D2" w:rsidRPr="0080672F" w:rsidRDefault="000F19D2" w:rsidP="000F19D2">
            <w:pPr>
              <w:spacing w:line="240" w:lineRule="auto"/>
              <w:contextualSpacing w:val="0"/>
              <w:jc w:val="center"/>
              <w:rPr>
                <w:rFonts w:eastAsia="Times New Roman" w:cs="Times New Roman"/>
                <w:color w:val="000000"/>
                <w:sz w:val="20"/>
                <w:szCs w:val="20"/>
              </w:rPr>
            </w:pPr>
            <w:ins w:id="2157" w:author="Silver, Ian" w:date="2026-02-18T10:57:00Z" w16du:dateUtc="2026-02-18T15:57:00Z">
              <w:r>
                <w:rPr>
                  <w:color w:val="000000"/>
                  <w:sz w:val="20"/>
                  <w:szCs w:val="20"/>
                </w:rPr>
                <w:t>1047</w:t>
              </w:r>
            </w:ins>
            <w:del w:id="2158" w:author="Silver, Ian" w:date="2026-02-18T10:57:00Z" w16du:dateUtc="2026-02-18T15:57:00Z">
              <w:r w:rsidRPr="0080672F" w:rsidDel="00997B1E">
                <w:rPr>
                  <w:rFonts w:eastAsia="Times New Roman" w:cs="Times New Roman"/>
                  <w:color w:val="000000"/>
                  <w:sz w:val="20"/>
                  <w:szCs w:val="20"/>
                </w:rPr>
                <w:delText>1047</w:delText>
              </w:r>
            </w:del>
          </w:p>
        </w:tc>
        <w:tc>
          <w:tcPr>
            <w:tcW w:w="383" w:type="pct"/>
            <w:tcBorders>
              <w:top w:val="nil"/>
              <w:left w:val="nil"/>
              <w:bottom w:val="nil"/>
              <w:right w:val="nil"/>
            </w:tcBorders>
            <w:shd w:val="clear" w:color="auto" w:fill="auto"/>
            <w:noWrap/>
            <w:vAlign w:val="bottom"/>
            <w:hideMark/>
            <w:tcPrChange w:id="2159"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06816A0F" w14:textId="20119B08" w:rsidR="000F19D2" w:rsidRPr="0080672F" w:rsidRDefault="000F19D2" w:rsidP="000F19D2">
            <w:pPr>
              <w:spacing w:line="240" w:lineRule="auto"/>
              <w:contextualSpacing w:val="0"/>
              <w:jc w:val="center"/>
              <w:rPr>
                <w:rFonts w:eastAsia="Times New Roman" w:cs="Times New Roman"/>
                <w:color w:val="000000"/>
                <w:sz w:val="20"/>
                <w:szCs w:val="20"/>
              </w:rPr>
            </w:pPr>
            <w:ins w:id="2160" w:author="Silver, Ian" w:date="2026-02-18T10:57:00Z" w16du:dateUtc="2026-02-18T15:57:00Z">
              <w:r>
                <w:rPr>
                  <w:color w:val="000000"/>
                  <w:sz w:val="20"/>
                  <w:szCs w:val="20"/>
                </w:rPr>
                <w:t>2183</w:t>
              </w:r>
            </w:ins>
            <w:del w:id="2161" w:author="Silver, Ian" w:date="2026-02-18T10:57:00Z" w16du:dateUtc="2026-02-18T15:57:00Z">
              <w:r w:rsidRPr="0080672F" w:rsidDel="00997B1E">
                <w:rPr>
                  <w:rFonts w:eastAsia="Times New Roman" w:cs="Times New Roman"/>
                  <w:color w:val="000000"/>
                  <w:sz w:val="20"/>
                  <w:szCs w:val="20"/>
                </w:rPr>
                <w:delText>2183</w:delText>
              </w:r>
            </w:del>
          </w:p>
        </w:tc>
      </w:tr>
      <w:tr w:rsidR="000F19D2" w:rsidRPr="0080672F" w14:paraId="685C07FE" w14:textId="77777777" w:rsidTr="00997B1E">
        <w:trPr>
          <w:trHeight w:val="20"/>
          <w:trPrChange w:id="2162" w:author="Silver, Ian" w:date="2026-02-18T10:57:00Z" w16du:dateUtc="2026-02-18T15:57:00Z">
            <w:trPr>
              <w:trHeight w:val="20"/>
            </w:trPr>
          </w:trPrChange>
        </w:trPr>
        <w:tc>
          <w:tcPr>
            <w:tcW w:w="2248" w:type="pct"/>
            <w:tcBorders>
              <w:top w:val="nil"/>
              <w:left w:val="nil"/>
              <w:bottom w:val="nil"/>
              <w:right w:val="nil"/>
            </w:tcBorders>
            <w:shd w:val="clear" w:color="auto" w:fill="auto"/>
            <w:vAlign w:val="center"/>
            <w:hideMark/>
            <w:tcPrChange w:id="2163" w:author="Silver, Ian" w:date="2026-02-18T10:57:00Z" w16du:dateUtc="2026-02-18T15:57:00Z">
              <w:tcPr>
                <w:tcW w:w="2248" w:type="pct"/>
                <w:tcBorders>
                  <w:top w:val="nil"/>
                  <w:left w:val="nil"/>
                  <w:bottom w:val="nil"/>
                  <w:right w:val="nil"/>
                </w:tcBorders>
                <w:shd w:val="clear" w:color="auto" w:fill="auto"/>
                <w:vAlign w:val="center"/>
                <w:hideMark/>
              </w:tcPr>
            </w:tcPrChange>
          </w:tcPr>
          <w:p w14:paraId="674858A9"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Bio-Father Educational Attainment</w:t>
            </w:r>
          </w:p>
        </w:tc>
        <w:tc>
          <w:tcPr>
            <w:tcW w:w="401" w:type="pct"/>
            <w:tcBorders>
              <w:top w:val="nil"/>
              <w:left w:val="nil"/>
              <w:bottom w:val="nil"/>
              <w:right w:val="nil"/>
            </w:tcBorders>
            <w:shd w:val="clear" w:color="auto" w:fill="auto"/>
            <w:noWrap/>
            <w:vAlign w:val="bottom"/>
            <w:hideMark/>
            <w:tcPrChange w:id="2164"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5D7E37F7" w14:textId="5608AEAC" w:rsidR="000F19D2" w:rsidRPr="0080672F" w:rsidRDefault="000F19D2" w:rsidP="000F19D2">
            <w:pPr>
              <w:spacing w:line="240" w:lineRule="auto"/>
              <w:contextualSpacing w:val="0"/>
              <w:jc w:val="center"/>
              <w:rPr>
                <w:rFonts w:eastAsia="Times New Roman" w:cs="Times New Roman"/>
                <w:color w:val="000000"/>
                <w:sz w:val="20"/>
                <w:szCs w:val="20"/>
              </w:rPr>
            </w:pPr>
            <w:ins w:id="2165" w:author="Silver, Ian" w:date="2026-02-18T10:57:00Z" w16du:dateUtc="2026-02-18T15:57:00Z">
              <w:r>
                <w:rPr>
                  <w:color w:val="000000"/>
                  <w:sz w:val="20"/>
                  <w:szCs w:val="20"/>
                </w:rPr>
                <w:t>0.931</w:t>
              </w:r>
            </w:ins>
            <w:del w:id="2166" w:author="Silver, Ian" w:date="2026-02-18T10:57:00Z" w16du:dateUtc="2026-02-18T15:57:00Z">
              <w:r w:rsidRPr="0080672F" w:rsidDel="00997B1E">
                <w:rPr>
                  <w:rFonts w:eastAsia="Times New Roman" w:cs="Times New Roman"/>
                  <w:color w:val="000000"/>
                  <w:sz w:val="20"/>
                  <w:szCs w:val="20"/>
                </w:rPr>
                <w:delText>0.931</w:delText>
              </w:r>
            </w:del>
          </w:p>
        </w:tc>
        <w:tc>
          <w:tcPr>
            <w:tcW w:w="294" w:type="pct"/>
            <w:tcBorders>
              <w:top w:val="nil"/>
              <w:left w:val="nil"/>
              <w:bottom w:val="nil"/>
              <w:right w:val="nil"/>
            </w:tcBorders>
            <w:shd w:val="clear" w:color="auto" w:fill="auto"/>
            <w:noWrap/>
            <w:vAlign w:val="center"/>
            <w:hideMark/>
            <w:tcPrChange w:id="2167"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4E35E023" w14:textId="7BE2D76A" w:rsidR="000F19D2" w:rsidRPr="0080672F" w:rsidRDefault="000F19D2" w:rsidP="000F19D2">
            <w:pPr>
              <w:spacing w:line="240" w:lineRule="auto"/>
              <w:contextualSpacing w:val="0"/>
              <w:jc w:val="center"/>
              <w:rPr>
                <w:rFonts w:eastAsia="Times New Roman" w:cs="Times New Roman"/>
                <w:color w:val="000000"/>
                <w:sz w:val="20"/>
                <w:szCs w:val="20"/>
              </w:rPr>
            </w:pPr>
            <w:ins w:id="2168" w:author="Silver, Ian" w:date="2026-02-18T10:57:00Z" w16du:dateUtc="2026-02-18T15:57:00Z">
              <w:r>
                <w:rPr>
                  <w:color w:val="000000"/>
                  <w:sz w:val="20"/>
                  <w:szCs w:val="20"/>
                </w:rPr>
                <w:t>0.008</w:t>
              </w:r>
            </w:ins>
            <w:del w:id="2169" w:author="Silver, Ian" w:date="2026-02-18T10:57:00Z" w16du:dateUtc="2026-02-18T15:57:00Z">
              <w:r w:rsidRPr="0080672F" w:rsidDel="00997B1E">
                <w:rPr>
                  <w:rFonts w:eastAsia="Times New Roman" w:cs="Times New Roman"/>
                  <w:color w:val="000000"/>
                  <w:sz w:val="20"/>
                  <w:szCs w:val="20"/>
                </w:rPr>
                <w:delText>1.008</w:delText>
              </w:r>
            </w:del>
          </w:p>
        </w:tc>
        <w:tc>
          <w:tcPr>
            <w:tcW w:w="454" w:type="pct"/>
            <w:tcBorders>
              <w:top w:val="nil"/>
              <w:left w:val="nil"/>
              <w:bottom w:val="nil"/>
              <w:right w:val="nil"/>
            </w:tcBorders>
            <w:shd w:val="clear" w:color="auto" w:fill="auto"/>
            <w:noWrap/>
            <w:vAlign w:val="bottom"/>
            <w:hideMark/>
            <w:tcPrChange w:id="2170"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03E47DA7" w14:textId="6510A08D" w:rsidR="000F19D2" w:rsidRPr="0080672F" w:rsidRDefault="000F19D2" w:rsidP="000F19D2">
            <w:pPr>
              <w:spacing w:line="240" w:lineRule="auto"/>
              <w:contextualSpacing w:val="0"/>
              <w:jc w:val="center"/>
              <w:rPr>
                <w:rFonts w:eastAsia="Times New Roman" w:cs="Times New Roman"/>
                <w:color w:val="000000"/>
                <w:sz w:val="20"/>
                <w:szCs w:val="20"/>
              </w:rPr>
            </w:pPr>
            <w:ins w:id="2171" w:author="Silver, Ian" w:date="2026-02-18T10:57:00Z" w16du:dateUtc="2026-02-18T15:57:00Z">
              <w:r>
                <w:rPr>
                  <w:color w:val="000000"/>
                  <w:sz w:val="20"/>
                  <w:szCs w:val="20"/>
                </w:rPr>
                <w:t>0.915</w:t>
              </w:r>
            </w:ins>
            <w:del w:id="2172" w:author="Silver, Ian" w:date="2026-02-18T10:57:00Z" w16du:dateUtc="2026-02-18T15:57:00Z">
              <w:r w:rsidRPr="0080672F" w:rsidDel="00997B1E">
                <w:rPr>
                  <w:rFonts w:eastAsia="Times New Roman" w:cs="Times New Roman"/>
                  <w:color w:val="000000"/>
                  <w:sz w:val="20"/>
                  <w:szCs w:val="20"/>
                </w:rPr>
                <w:delText>0.915</w:delText>
              </w:r>
            </w:del>
          </w:p>
        </w:tc>
        <w:tc>
          <w:tcPr>
            <w:tcW w:w="454" w:type="pct"/>
            <w:tcBorders>
              <w:top w:val="nil"/>
              <w:left w:val="nil"/>
              <w:bottom w:val="nil"/>
              <w:right w:val="nil"/>
            </w:tcBorders>
            <w:shd w:val="clear" w:color="auto" w:fill="auto"/>
            <w:noWrap/>
            <w:vAlign w:val="bottom"/>
            <w:hideMark/>
            <w:tcPrChange w:id="2173"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6FB52876" w14:textId="0202248C" w:rsidR="000F19D2" w:rsidRPr="0080672F" w:rsidRDefault="000F19D2" w:rsidP="000F19D2">
            <w:pPr>
              <w:spacing w:line="240" w:lineRule="auto"/>
              <w:contextualSpacing w:val="0"/>
              <w:jc w:val="center"/>
              <w:rPr>
                <w:rFonts w:eastAsia="Times New Roman" w:cs="Times New Roman"/>
                <w:color w:val="000000"/>
                <w:sz w:val="20"/>
                <w:szCs w:val="20"/>
              </w:rPr>
            </w:pPr>
            <w:ins w:id="2174" w:author="Silver, Ian" w:date="2026-02-18T10:57:00Z" w16du:dateUtc="2026-02-18T15:57:00Z">
              <w:r>
                <w:rPr>
                  <w:color w:val="000000"/>
                  <w:sz w:val="20"/>
                  <w:szCs w:val="20"/>
                </w:rPr>
                <w:t>0.946</w:t>
              </w:r>
            </w:ins>
            <w:del w:id="2175" w:author="Silver, Ian" w:date="2026-02-18T10:57:00Z" w16du:dateUtc="2026-02-18T15:57:00Z">
              <w:r w:rsidRPr="0080672F" w:rsidDel="00997B1E">
                <w:rPr>
                  <w:rFonts w:eastAsia="Times New Roman" w:cs="Times New Roman"/>
                  <w:color w:val="000000"/>
                  <w:sz w:val="20"/>
                  <w:szCs w:val="20"/>
                </w:rPr>
                <w:delText>0.946</w:delText>
              </w:r>
            </w:del>
          </w:p>
        </w:tc>
        <w:tc>
          <w:tcPr>
            <w:tcW w:w="347" w:type="pct"/>
            <w:tcBorders>
              <w:top w:val="nil"/>
              <w:left w:val="nil"/>
              <w:bottom w:val="nil"/>
              <w:right w:val="nil"/>
            </w:tcBorders>
            <w:shd w:val="clear" w:color="auto" w:fill="auto"/>
            <w:noWrap/>
            <w:vAlign w:val="bottom"/>
            <w:hideMark/>
            <w:tcPrChange w:id="2176"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13DE2AEF" w14:textId="7C96F5F4" w:rsidR="000F19D2" w:rsidRPr="0080672F" w:rsidRDefault="000F19D2" w:rsidP="000F19D2">
            <w:pPr>
              <w:spacing w:line="240" w:lineRule="auto"/>
              <w:contextualSpacing w:val="0"/>
              <w:jc w:val="center"/>
              <w:rPr>
                <w:rFonts w:eastAsia="Times New Roman" w:cs="Times New Roman"/>
                <w:color w:val="000000"/>
                <w:sz w:val="20"/>
                <w:szCs w:val="20"/>
              </w:rPr>
            </w:pPr>
            <w:ins w:id="2177" w:author="Silver, Ian" w:date="2026-02-18T10:57:00Z" w16du:dateUtc="2026-02-18T15:57:00Z">
              <w:r>
                <w:rPr>
                  <w:color w:val="000000"/>
                  <w:sz w:val="20"/>
                  <w:szCs w:val="20"/>
                </w:rPr>
                <w:t>1.002</w:t>
              </w:r>
            </w:ins>
            <w:del w:id="2178" w:author="Silver, Ian" w:date="2026-02-18T10:57:00Z" w16du:dateUtc="2026-02-18T15:57:00Z">
              <w:r w:rsidRPr="0080672F" w:rsidDel="00997B1E">
                <w:rPr>
                  <w:rFonts w:eastAsia="Times New Roman" w:cs="Times New Roman"/>
                  <w:color w:val="000000"/>
                  <w:sz w:val="20"/>
                  <w:szCs w:val="20"/>
                </w:rPr>
                <w:delText>1.002</w:delText>
              </w:r>
            </w:del>
          </w:p>
        </w:tc>
        <w:tc>
          <w:tcPr>
            <w:tcW w:w="419" w:type="pct"/>
            <w:tcBorders>
              <w:top w:val="nil"/>
              <w:left w:val="nil"/>
              <w:bottom w:val="nil"/>
              <w:right w:val="nil"/>
            </w:tcBorders>
            <w:shd w:val="clear" w:color="auto" w:fill="auto"/>
            <w:noWrap/>
            <w:vAlign w:val="bottom"/>
            <w:hideMark/>
            <w:tcPrChange w:id="2179"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4D21D43C" w14:textId="672126C9" w:rsidR="000F19D2" w:rsidRPr="0080672F" w:rsidRDefault="000F19D2" w:rsidP="000F19D2">
            <w:pPr>
              <w:spacing w:line="240" w:lineRule="auto"/>
              <w:contextualSpacing w:val="0"/>
              <w:jc w:val="center"/>
              <w:rPr>
                <w:rFonts w:eastAsia="Times New Roman" w:cs="Times New Roman"/>
                <w:color w:val="000000"/>
                <w:sz w:val="20"/>
                <w:szCs w:val="20"/>
              </w:rPr>
            </w:pPr>
            <w:ins w:id="2180" w:author="Silver, Ian" w:date="2026-02-18T10:57:00Z" w16du:dateUtc="2026-02-18T15:57:00Z">
              <w:r>
                <w:rPr>
                  <w:color w:val="000000"/>
                  <w:sz w:val="20"/>
                  <w:szCs w:val="20"/>
                </w:rPr>
                <w:t>986</w:t>
              </w:r>
            </w:ins>
            <w:del w:id="2181" w:author="Silver, Ian" w:date="2026-02-18T10:57:00Z" w16du:dateUtc="2026-02-18T15:57:00Z">
              <w:r w:rsidRPr="0080672F" w:rsidDel="00997B1E">
                <w:rPr>
                  <w:rFonts w:eastAsia="Times New Roman" w:cs="Times New Roman"/>
                  <w:color w:val="000000"/>
                  <w:sz w:val="20"/>
                  <w:szCs w:val="20"/>
                </w:rPr>
                <w:delText>986</w:delText>
              </w:r>
            </w:del>
          </w:p>
        </w:tc>
        <w:tc>
          <w:tcPr>
            <w:tcW w:w="383" w:type="pct"/>
            <w:tcBorders>
              <w:top w:val="nil"/>
              <w:left w:val="nil"/>
              <w:bottom w:val="nil"/>
              <w:right w:val="nil"/>
            </w:tcBorders>
            <w:shd w:val="clear" w:color="auto" w:fill="auto"/>
            <w:noWrap/>
            <w:vAlign w:val="bottom"/>
            <w:hideMark/>
            <w:tcPrChange w:id="2182"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25D7F198" w14:textId="275E0FB5" w:rsidR="000F19D2" w:rsidRPr="0080672F" w:rsidRDefault="000F19D2" w:rsidP="000F19D2">
            <w:pPr>
              <w:spacing w:line="240" w:lineRule="auto"/>
              <w:contextualSpacing w:val="0"/>
              <w:jc w:val="center"/>
              <w:rPr>
                <w:rFonts w:eastAsia="Times New Roman" w:cs="Times New Roman"/>
                <w:color w:val="000000"/>
                <w:sz w:val="20"/>
                <w:szCs w:val="20"/>
              </w:rPr>
            </w:pPr>
            <w:ins w:id="2183" w:author="Silver, Ian" w:date="2026-02-18T10:57:00Z" w16du:dateUtc="2026-02-18T15:57:00Z">
              <w:r>
                <w:rPr>
                  <w:color w:val="000000"/>
                  <w:sz w:val="20"/>
                  <w:szCs w:val="20"/>
                </w:rPr>
                <w:t>1912</w:t>
              </w:r>
            </w:ins>
            <w:del w:id="2184" w:author="Silver, Ian" w:date="2026-02-18T10:57:00Z" w16du:dateUtc="2026-02-18T15:57:00Z">
              <w:r w:rsidRPr="0080672F" w:rsidDel="00997B1E">
                <w:rPr>
                  <w:rFonts w:eastAsia="Times New Roman" w:cs="Times New Roman"/>
                  <w:color w:val="000000"/>
                  <w:sz w:val="20"/>
                  <w:szCs w:val="20"/>
                </w:rPr>
                <w:delText>1912</w:delText>
              </w:r>
            </w:del>
          </w:p>
        </w:tc>
      </w:tr>
      <w:tr w:rsidR="000F19D2" w:rsidRPr="0080672F" w14:paraId="0B0576F2" w14:textId="77777777" w:rsidTr="00997B1E">
        <w:trPr>
          <w:trHeight w:val="20"/>
          <w:trPrChange w:id="2185" w:author="Silver, Ian" w:date="2026-02-18T10:57:00Z" w16du:dateUtc="2026-02-18T15:57:00Z">
            <w:trPr>
              <w:trHeight w:val="20"/>
            </w:trPr>
          </w:trPrChange>
        </w:trPr>
        <w:tc>
          <w:tcPr>
            <w:tcW w:w="2248" w:type="pct"/>
            <w:tcBorders>
              <w:top w:val="nil"/>
              <w:left w:val="nil"/>
              <w:bottom w:val="nil"/>
              <w:right w:val="nil"/>
            </w:tcBorders>
            <w:shd w:val="clear" w:color="auto" w:fill="auto"/>
            <w:vAlign w:val="center"/>
            <w:hideMark/>
            <w:tcPrChange w:id="2186" w:author="Silver, Ian" w:date="2026-02-18T10:57:00Z" w16du:dateUtc="2026-02-18T15:57:00Z">
              <w:tcPr>
                <w:tcW w:w="2248" w:type="pct"/>
                <w:tcBorders>
                  <w:top w:val="nil"/>
                  <w:left w:val="nil"/>
                  <w:bottom w:val="nil"/>
                  <w:right w:val="nil"/>
                </w:tcBorders>
                <w:shd w:val="clear" w:color="auto" w:fill="auto"/>
                <w:vAlign w:val="center"/>
                <w:hideMark/>
              </w:tcPr>
            </w:tcPrChange>
          </w:tcPr>
          <w:p w14:paraId="2DAB88D2"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Parental Health in 1997</w:t>
            </w:r>
          </w:p>
        </w:tc>
        <w:tc>
          <w:tcPr>
            <w:tcW w:w="401" w:type="pct"/>
            <w:tcBorders>
              <w:top w:val="nil"/>
              <w:left w:val="nil"/>
              <w:bottom w:val="nil"/>
              <w:right w:val="nil"/>
            </w:tcBorders>
            <w:shd w:val="clear" w:color="auto" w:fill="auto"/>
            <w:noWrap/>
            <w:vAlign w:val="bottom"/>
            <w:hideMark/>
            <w:tcPrChange w:id="2187"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28ACA932" w14:textId="6F4FFA22" w:rsidR="000F19D2" w:rsidRPr="0080672F" w:rsidRDefault="000F19D2" w:rsidP="000F19D2">
            <w:pPr>
              <w:spacing w:line="240" w:lineRule="auto"/>
              <w:contextualSpacing w:val="0"/>
              <w:jc w:val="center"/>
              <w:rPr>
                <w:rFonts w:eastAsia="Times New Roman" w:cs="Times New Roman"/>
                <w:color w:val="000000"/>
                <w:sz w:val="20"/>
                <w:szCs w:val="20"/>
              </w:rPr>
            </w:pPr>
            <w:ins w:id="2188" w:author="Silver, Ian" w:date="2026-02-18T10:57:00Z" w16du:dateUtc="2026-02-18T15:57:00Z">
              <w:r>
                <w:rPr>
                  <w:color w:val="000000"/>
                  <w:sz w:val="20"/>
                  <w:szCs w:val="20"/>
                </w:rPr>
                <w:t>1.117</w:t>
              </w:r>
            </w:ins>
            <w:del w:id="2189" w:author="Silver, Ian" w:date="2026-02-18T10:57:00Z" w16du:dateUtc="2026-02-18T15:57:00Z">
              <w:r w:rsidRPr="0080672F" w:rsidDel="00997B1E">
                <w:rPr>
                  <w:rFonts w:eastAsia="Times New Roman" w:cs="Times New Roman"/>
                  <w:color w:val="000000"/>
                  <w:sz w:val="20"/>
                  <w:szCs w:val="20"/>
                </w:rPr>
                <w:delText>1.117</w:delText>
              </w:r>
            </w:del>
          </w:p>
        </w:tc>
        <w:tc>
          <w:tcPr>
            <w:tcW w:w="294" w:type="pct"/>
            <w:tcBorders>
              <w:top w:val="nil"/>
              <w:left w:val="nil"/>
              <w:bottom w:val="nil"/>
              <w:right w:val="nil"/>
            </w:tcBorders>
            <w:shd w:val="clear" w:color="auto" w:fill="auto"/>
            <w:noWrap/>
            <w:vAlign w:val="center"/>
            <w:hideMark/>
            <w:tcPrChange w:id="2190"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02E3B2E4" w14:textId="1734E040" w:rsidR="000F19D2" w:rsidRPr="0080672F" w:rsidRDefault="000F19D2" w:rsidP="000F19D2">
            <w:pPr>
              <w:spacing w:line="240" w:lineRule="auto"/>
              <w:contextualSpacing w:val="0"/>
              <w:jc w:val="center"/>
              <w:rPr>
                <w:rFonts w:eastAsia="Times New Roman" w:cs="Times New Roman"/>
                <w:color w:val="000000"/>
                <w:sz w:val="20"/>
                <w:szCs w:val="20"/>
              </w:rPr>
            </w:pPr>
            <w:ins w:id="2191" w:author="Silver, Ian" w:date="2026-02-18T10:57:00Z" w16du:dateUtc="2026-02-18T15:57:00Z">
              <w:r>
                <w:rPr>
                  <w:color w:val="000000"/>
                  <w:sz w:val="20"/>
                  <w:szCs w:val="20"/>
                </w:rPr>
                <w:t>0.020</w:t>
              </w:r>
            </w:ins>
            <w:del w:id="2192" w:author="Silver, Ian" w:date="2026-02-18T10:57:00Z" w16du:dateUtc="2026-02-18T15:57:00Z">
              <w:r w:rsidRPr="0080672F" w:rsidDel="00997B1E">
                <w:rPr>
                  <w:rFonts w:eastAsia="Times New Roman" w:cs="Times New Roman"/>
                  <w:color w:val="000000"/>
                  <w:sz w:val="20"/>
                  <w:szCs w:val="20"/>
                </w:rPr>
                <w:delText>1.020</w:delText>
              </w:r>
            </w:del>
          </w:p>
        </w:tc>
        <w:tc>
          <w:tcPr>
            <w:tcW w:w="454" w:type="pct"/>
            <w:tcBorders>
              <w:top w:val="nil"/>
              <w:left w:val="nil"/>
              <w:bottom w:val="nil"/>
              <w:right w:val="nil"/>
            </w:tcBorders>
            <w:shd w:val="clear" w:color="auto" w:fill="auto"/>
            <w:noWrap/>
            <w:vAlign w:val="bottom"/>
            <w:hideMark/>
            <w:tcPrChange w:id="2193"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7452927E" w14:textId="24944290" w:rsidR="000F19D2" w:rsidRPr="0080672F" w:rsidRDefault="000F19D2" w:rsidP="000F19D2">
            <w:pPr>
              <w:spacing w:line="240" w:lineRule="auto"/>
              <w:contextualSpacing w:val="0"/>
              <w:jc w:val="center"/>
              <w:rPr>
                <w:rFonts w:eastAsia="Times New Roman" w:cs="Times New Roman"/>
                <w:color w:val="000000"/>
                <w:sz w:val="20"/>
                <w:szCs w:val="20"/>
              </w:rPr>
            </w:pPr>
            <w:ins w:id="2194" w:author="Silver, Ian" w:date="2026-02-18T10:57:00Z" w16du:dateUtc="2026-02-18T15:57:00Z">
              <w:r>
                <w:rPr>
                  <w:color w:val="000000"/>
                  <w:sz w:val="20"/>
                  <w:szCs w:val="20"/>
                </w:rPr>
                <w:t>1.076</w:t>
              </w:r>
            </w:ins>
            <w:del w:id="2195" w:author="Silver, Ian" w:date="2026-02-18T10:57:00Z" w16du:dateUtc="2026-02-18T15:57:00Z">
              <w:r w:rsidRPr="0080672F" w:rsidDel="00997B1E">
                <w:rPr>
                  <w:rFonts w:eastAsia="Times New Roman" w:cs="Times New Roman"/>
                  <w:color w:val="000000"/>
                  <w:sz w:val="20"/>
                  <w:szCs w:val="20"/>
                </w:rPr>
                <w:delText>1.076</w:delText>
              </w:r>
            </w:del>
          </w:p>
        </w:tc>
        <w:tc>
          <w:tcPr>
            <w:tcW w:w="454" w:type="pct"/>
            <w:tcBorders>
              <w:top w:val="nil"/>
              <w:left w:val="nil"/>
              <w:bottom w:val="nil"/>
              <w:right w:val="nil"/>
            </w:tcBorders>
            <w:shd w:val="clear" w:color="auto" w:fill="auto"/>
            <w:noWrap/>
            <w:vAlign w:val="bottom"/>
            <w:hideMark/>
            <w:tcPrChange w:id="2196"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1ECAD86D" w14:textId="790B4B63" w:rsidR="000F19D2" w:rsidRPr="0080672F" w:rsidRDefault="000F19D2" w:rsidP="000F19D2">
            <w:pPr>
              <w:spacing w:line="240" w:lineRule="auto"/>
              <w:contextualSpacing w:val="0"/>
              <w:jc w:val="center"/>
              <w:rPr>
                <w:rFonts w:eastAsia="Times New Roman" w:cs="Times New Roman"/>
                <w:color w:val="000000"/>
                <w:sz w:val="20"/>
                <w:szCs w:val="20"/>
              </w:rPr>
            </w:pPr>
            <w:ins w:id="2197" w:author="Silver, Ian" w:date="2026-02-18T10:57:00Z" w16du:dateUtc="2026-02-18T15:57:00Z">
              <w:r>
                <w:rPr>
                  <w:color w:val="000000"/>
                  <w:sz w:val="20"/>
                  <w:szCs w:val="20"/>
                </w:rPr>
                <w:t>1.161</w:t>
              </w:r>
            </w:ins>
            <w:del w:id="2198" w:author="Silver, Ian" w:date="2026-02-18T10:57:00Z" w16du:dateUtc="2026-02-18T15:57:00Z">
              <w:r w:rsidRPr="0080672F" w:rsidDel="00997B1E">
                <w:rPr>
                  <w:rFonts w:eastAsia="Times New Roman" w:cs="Times New Roman"/>
                  <w:color w:val="000000"/>
                  <w:sz w:val="20"/>
                  <w:szCs w:val="20"/>
                </w:rPr>
                <w:delText>1.161</w:delText>
              </w:r>
            </w:del>
          </w:p>
        </w:tc>
        <w:tc>
          <w:tcPr>
            <w:tcW w:w="347" w:type="pct"/>
            <w:tcBorders>
              <w:top w:val="nil"/>
              <w:left w:val="nil"/>
              <w:bottom w:val="nil"/>
              <w:right w:val="nil"/>
            </w:tcBorders>
            <w:shd w:val="clear" w:color="auto" w:fill="auto"/>
            <w:noWrap/>
            <w:vAlign w:val="bottom"/>
            <w:hideMark/>
            <w:tcPrChange w:id="2199"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66DD8052" w14:textId="69FD5221" w:rsidR="000F19D2" w:rsidRPr="0080672F" w:rsidRDefault="000F19D2" w:rsidP="000F19D2">
            <w:pPr>
              <w:spacing w:line="240" w:lineRule="auto"/>
              <w:contextualSpacing w:val="0"/>
              <w:jc w:val="center"/>
              <w:rPr>
                <w:rFonts w:eastAsia="Times New Roman" w:cs="Times New Roman"/>
                <w:color w:val="000000"/>
                <w:sz w:val="20"/>
                <w:szCs w:val="20"/>
              </w:rPr>
            </w:pPr>
            <w:ins w:id="2200" w:author="Silver, Ian" w:date="2026-02-18T10:57:00Z" w16du:dateUtc="2026-02-18T15:57:00Z">
              <w:r>
                <w:rPr>
                  <w:color w:val="000000"/>
                  <w:sz w:val="20"/>
                  <w:szCs w:val="20"/>
                </w:rPr>
                <w:t>1.003</w:t>
              </w:r>
            </w:ins>
            <w:del w:id="2201" w:author="Silver, Ian" w:date="2026-02-18T10:57:00Z" w16du:dateUtc="2026-02-18T15:57:00Z">
              <w:r w:rsidRPr="0080672F" w:rsidDel="00997B1E">
                <w:rPr>
                  <w:rFonts w:eastAsia="Times New Roman" w:cs="Times New Roman"/>
                  <w:color w:val="000000"/>
                  <w:sz w:val="20"/>
                  <w:szCs w:val="20"/>
                </w:rPr>
                <w:delText>1.003</w:delText>
              </w:r>
            </w:del>
          </w:p>
        </w:tc>
        <w:tc>
          <w:tcPr>
            <w:tcW w:w="419" w:type="pct"/>
            <w:tcBorders>
              <w:top w:val="nil"/>
              <w:left w:val="nil"/>
              <w:bottom w:val="nil"/>
              <w:right w:val="nil"/>
            </w:tcBorders>
            <w:shd w:val="clear" w:color="auto" w:fill="auto"/>
            <w:noWrap/>
            <w:vAlign w:val="bottom"/>
            <w:hideMark/>
            <w:tcPrChange w:id="2202"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5A90C8DE" w14:textId="02FAB7BF" w:rsidR="000F19D2" w:rsidRPr="0080672F" w:rsidRDefault="000F19D2" w:rsidP="000F19D2">
            <w:pPr>
              <w:spacing w:line="240" w:lineRule="auto"/>
              <w:contextualSpacing w:val="0"/>
              <w:jc w:val="center"/>
              <w:rPr>
                <w:rFonts w:eastAsia="Times New Roman" w:cs="Times New Roman"/>
                <w:color w:val="000000"/>
                <w:sz w:val="20"/>
                <w:szCs w:val="20"/>
              </w:rPr>
            </w:pPr>
            <w:ins w:id="2203" w:author="Silver, Ian" w:date="2026-02-18T10:57:00Z" w16du:dateUtc="2026-02-18T15:57:00Z">
              <w:r>
                <w:rPr>
                  <w:color w:val="000000"/>
                  <w:sz w:val="20"/>
                  <w:szCs w:val="20"/>
                </w:rPr>
                <w:t>1104</w:t>
              </w:r>
            </w:ins>
            <w:del w:id="2204" w:author="Silver, Ian" w:date="2026-02-18T10:57:00Z" w16du:dateUtc="2026-02-18T15:57:00Z">
              <w:r w:rsidRPr="0080672F" w:rsidDel="00997B1E">
                <w:rPr>
                  <w:rFonts w:eastAsia="Times New Roman" w:cs="Times New Roman"/>
                  <w:color w:val="000000"/>
                  <w:sz w:val="20"/>
                  <w:szCs w:val="20"/>
                </w:rPr>
                <w:delText>1104</w:delText>
              </w:r>
            </w:del>
          </w:p>
        </w:tc>
        <w:tc>
          <w:tcPr>
            <w:tcW w:w="383" w:type="pct"/>
            <w:tcBorders>
              <w:top w:val="nil"/>
              <w:left w:val="nil"/>
              <w:bottom w:val="nil"/>
              <w:right w:val="nil"/>
            </w:tcBorders>
            <w:shd w:val="clear" w:color="auto" w:fill="auto"/>
            <w:noWrap/>
            <w:vAlign w:val="bottom"/>
            <w:hideMark/>
            <w:tcPrChange w:id="2205"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7F76C8E2" w14:textId="16EF2AD4" w:rsidR="000F19D2" w:rsidRPr="0080672F" w:rsidRDefault="000F19D2" w:rsidP="000F19D2">
            <w:pPr>
              <w:spacing w:line="240" w:lineRule="auto"/>
              <w:contextualSpacing w:val="0"/>
              <w:jc w:val="center"/>
              <w:rPr>
                <w:rFonts w:eastAsia="Times New Roman" w:cs="Times New Roman"/>
                <w:color w:val="000000"/>
                <w:sz w:val="20"/>
                <w:szCs w:val="20"/>
              </w:rPr>
            </w:pPr>
            <w:ins w:id="2206" w:author="Silver, Ian" w:date="2026-02-18T10:57:00Z" w16du:dateUtc="2026-02-18T15:57:00Z">
              <w:r>
                <w:rPr>
                  <w:color w:val="000000"/>
                  <w:sz w:val="20"/>
                  <w:szCs w:val="20"/>
                </w:rPr>
                <w:t>2247</w:t>
              </w:r>
            </w:ins>
            <w:del w:id="2207" w:author="Silver, Ian" w:date="2026-02-18T10:57:00Z" w16du:dateUtc="2026-02-18T15:57:00Z">
              <w:r w:rsidRPr="0080672F" w:rsidDel="00997B1E">
                <w:rPr>
                  <w:rFonts w:eastAsia="Times New Roman" w:cs="Times New Roman"/>
                  <w:color w:val="000000"/>
                  <w:sz w:val="20"/>
                  <w:szCs w:val="20"/>
                </w:rPr>
                <w:delText>2247</w:delText>
              </w:r>
            </w:del>
          </w:p>
        </w:tc>
      </w:tr>
      <w:tr w:rsidR="000F19D2" w:rsidRPr="0080672F" w14:paraId="7450E17B" w14:textId="77777777" w:rsidTr="00997B1E">
        <w:trPr>
          <w:trHeight w:val="20"/>
          <w:trPrChange w:id="2208"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2209"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6BB0EAAB"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 xml:space="preserve">Both Biological Parents </w:t>
            </w:r>
            <w:proofErr w:type="gramStart"/>
            <w:r w:rsidRPr="0080672F">
              <w:rPr>
                <w:rFonts w:eastAsia="Times New Roman" w:cs="Times New Roman"/>
                <w:color w:val="000000"/>
                <w:sz w:val="20"/>
                <w:szCs w:val="20"/>
              </w:rPr>
              <w:t>In</w:t>
            </w:r>
            <w:proofErr w:type="gramEnd"/>
            <w:r w:rsidRPr="0080672F">
              <w:rPr>
                <w:rFonts w:eastAsia="Times New Roman" w:cs="Times New Roman"/>
                <w:color w:val="000000"/>
                <w:sz w:val="20"/>
                <w:szCs w:val="20"/>
              </w:rPr>
              <w:t xml:space="preserve"> Household</w:t>
            </w:r>
          </w:p>
        </w:tc>
        <w:tc>
          <w:tcPr>
            <w:tcW w:w="401" w:type="pct"/>
            <w:tcBorders>
              <w:top w:val="nil"/>
              <w:left w:val="nil"/>
              <w:bottom w:val="nil"/>
              <w:right w:val="nil"/>
            </w:tcBorders>
            <w:shd w:val="clear" w:color="auto" w:fill="auto"/>
            <w:noWrap/>
            <w:vAlign w:val="bottom"/>
            <w:hideMark/>
            <w:tcPrChange w:id="2210"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7D278A45" w14:textId="01176076" w:rsidR="000F19D2" w:rsidRPr="0080672F" w:rsidRDefault="000F19D2" w:rsidP="000F19D2">
            <w:pPr>
              <w:spacing w:line="240" w:lineRule="auto"/>
              <w:contextualSpacing w:val="0"/>
              <w:jc w:val="center"/>
              <w:rPr>
                <w:rFonts w:eastAsia="Times New Roman" w:cs="Times New Roman"/>
                <w:color w:val="000000"/>
                <w:sz w:val="20"/>
                <w:szCs w:val="20"/>
              </w:rPr>
            </w:pPr>
            <w:ins w:id="2211" w:author="Silver, Ian" w:date="2026-02-18T10:57:00Z" w16du:dateUtc="2026-02-18T15:57:00Z">
              <w:r>
                <w:rPr>
                  <w:color w:val="000000"/>
                  <w:sz w:val="20"/>
                  <w:szCs w:val="20"/>
                </w:rPr>
                <w:t>0.635</w:t>
              </w:r>
            </w:ins>
            <w:del w:id="2212" w:author="Silver, Ian" w:date="2026-02-18T10:57:00Z" w16du:dateUtc="2026-02-18T15:57:00Z">
              <w:r w:rsidRPr="0080672F" w:rsidDel="00997B1E">
                <w:rPr>
                  <w:rFonts w:eastAsia="Times New Roman" w:cs="Times New Roman"/>
                  <w:color w:val="000000"/>
                  <w:sz w:val="20"/>
                  <w:szCs w:val="20"/>
                </w:rPr>
                <w:delText>0.635</w:delText>
              </w:r>
            </w:del>
          </w:p>
        </w:tc>
        <w:tc>
          <w:tcPr>
            <w:tcW w:w="294" w:type="pct"/>
            <w:tcBorders>
              <w:top w:val="nil"/>
              <w:left w:val="nil"/>
              <w:bottom w:val="nil"/>
              <w:right w:val="nil"/>
            </w:tcBorders>
            <w:shd w:val="clear" w:color="auto" w:fill="auto"/>
            <w:noWrap/>
            <w:vAlign w:val="center"/>
            <w:hideMark/>
            <w:tcPrChange w:id="2213"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70F0657C" w14:textId="3670EA0E" w:rsidR="000F19D2" w:rsidRPr="0080672F" w:rsidRDefault="000F19D2" w:rsidP="000F19D2">
            <w:pPr>
              <w:spacing w:line="240" w:lineRule="auto"/>
              <w:contextualSpacing w:val="0"/>
              <w:jc w:val="center"/>
              <w:rPr>
                <w:rFonts w:eastAsia="Times New Roman" w:cs="Times New Roman"/>
                <w:color w:val="000000"/>
                <w:sz w:val="20"/>
                <w:szCs w:val="20"/>
              </w:rPr>
            </w:pPr>
            <w:ins w:id="2214" w:author="Silver, Ian" w:date="2026-02-18T10:57:00Z" w16du:dateUtc="2026-02-18T15:57:00Z">
              <w:r>
                <w:rPr>
                  <w:color w:val="000000"/>
                  <w:sz w:val="20"/>
                  <w:szCs w:val="20"/>
                </w:rPr>
                <w:t>0.046</w:t>
              </w:r>
            </w:ins>
            <w:del w:id="2215" w:author="Silver, Ian" w:date="2026-02-18T10:57:00Z" w16du:dateUtc="2026-02-18T15:57:00Z">
              <w:r w:rsidRPr="0080672F" w:rsidDel="00997B1E">
                <w:rPr>
                  <w:rFonts w:eastAsia="Times New Roman" w:cs="Times New Roman"/>
                  <w:color w:val="000000"/>
                  <w:sz w:val="20"/>
                  <w:szCs w:val="20"/>
                </w:rPr>
                <w:delText>1.047</w:delText>
              </w:r>
            </w:del>
          </w:p>
        </w:tc>
        <w:tc>
          <w:tcPr>
            <w:tcW w:w="454" w:type="pct"/>
            <w:tcBorders>
              <w:top w:val="nil"/>
              <w:left w:val="nil"/>
              <w:bottom w:val="nil"/>
              <w:right w:val="nil"/>
            </w:tcBorders>
            <w:shd w:val="clear" w:color="auto" w:fill="auto"/>
            <w:noWrap/>
            <w:vAlign w:val="bottom"/>
            <w:hideMark/>
            <w:tcPrChange w:id="2216"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51723FF4" w14:textId="571C8EFA" w:rsidR="000F19D2" w:rsidRPr="0080672F" w:rsidRDefault="000F19D2" w:rsidP="000F19D2">
            <w:pPr>
              <w:spacing w:line="240" w:lineRule="auto"/>
              <w:contextualSpacing w:val="0"/>
              <w:jc w:val="center"/>
              <w:rPr>
                <w:rFonts w:eastAsia="Times New Roman" w:cs="Times New Roman"/>
                <w:color w:val="000000"/>
                <w:sz w:val="20"/>
                <w:szCs w:val="20"/>
              </w:rPr>
            </w:pPr>
            <w:ins w:id="2217" w:author="Silver, Ian" w:date="2026-02-18T10:57:00Z" w16du:dateUtc="2026-02-18T15:57:00Z">
              <w:r>
                <w:rPr>
                  <w:color w:val="000000"/>
                  <w:sz w:val="20"/>
                  <w:szCs w:val="20"/>
                </w:rPr>
                <w:t>0.581</w:t>
              </w:r>
            </w:ins>
            <w:del w:id="2218" w:author="Silver, Ian" w:date="2026-02-18T10:57:00Z" w16du:dateUtc="2026-02-18T15:57:00Z">
              <w:r w:rsidRPr="0080672F" w:rsidDel="00997B1E">
                <w:rPr>
                  <w:rFonts w:eastAsia="Times New Roman" w:cs="Times New Roman"/>
                  <w:color w:val="000000"/>
                  <w:sz w:val="20"/>
                  <w:szCs w:val="20"/>
                </w:rPr>
                <w:delText>0.581</w:delText>
              </w:r>
            </w:del>
          </w:p>
        </w:tc>
        <w:tc>
          <w:tcPr>
            <w:tcW w:w="454" w:type="pct"/>
            <w:tcBorders>
              <w:top w:val="nil"/>
              <w:left w:val="nil"/>
              <w:bottom w:val="nil"/>
              <w:right w:val="nil"/>
            </w:tcBorders>
            <w:shd w:val="clear" w:color="auto" w:fill="auto"/>
            <w:noWrap/>
            <w:vAlign w:val="bottom"/>
            <w:hideMark/>
            <w:tcPrChange w:id="2219"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270C61DD" w14:textId="6409CAF9" w:rsidR="000F19D2" w:rsidRPr="0080672F" w:rsidRDefault="000F19D2" w:rsidP="000F19D2">
            <w:pPr>
              <w:spacing w:line="240" w:lineRule="auto"/>
              <w:contextualSpacing w:val="0"/>
              <w:jc w:val="center"/>
              <w:rPr>
                <w:rFonts w:eastAsia="Times New Roman" w:cs="Times New Roman"/>
                <w:color w:val="000000"/>
                <w:sz w:val="20"/>
                <w:szCs w:val="20"/>
              </w:rPr>
            </w:pPr>
            <w:ins w:id="2220" w:author="Silver, Ian" w:date="2026-02-18T10:57:00Z" w16du:dateUtc="2026-02-18T15:57:00Z">
              <w:r>
                <w:rPr>
                  <w:color w:val="000000"/>
                  <w:sz w:val="20"/>
                  <w:szCs w:val="20"/>
                </w:rPr>
                <w:t>0.696</w:t>
              </w:r>
            </w:ins>
            <w:del w:id="2221" w:author="Silver, Ian" w:date="2026-02-18T10:57:00Z" w16du:dateUtc="2026-02-18T15:57:00Z">
              <w:r w:rsidRPr="0080672F" w:rsidDel="00997B1E">
                <w:rPr>
                  <w:rFonts w:eastAsia="Times New Roman" w:cs="Times New Roman"/>
                  <w:color w:val="000000"/>
                  <w:sz w:val="20"/>
                  <w:szCs w:val="20"/>
                </w:rPr>
                <w:delText>0.696</w:delText>
              </w:r>
            </w:del>
          </w:p>
        </w:tc>
        <w:tc>
          <w:tcPr>
            <w:tcW w:w="347" w:type="pct"/>
            <w:tcBorders>
              <w:top w:val="nil"/>
              <w:left w:val="nil"/>
              <w:bottom w:val="nil"/>
              <w:right w:val="nil"/>
            </w:tcBorders>
            <w:shd w:val="clear" w:color="auto" w:fill="auto"/>
            <w:noWrap/>
            <w:vAlign w:val="bottom"/>
            <w:hideMark/>
            <w:tcPrChange w:id="2222"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2113162E" w14:textId="6E52E3C2" w:rsidR="000F19D2" w:rsidRPr="0080672F" w:rsidRDefault="000F19D2" w:rsidP="000F19D2">
            <w:pPr>
              <w:spacing w:line="240" w:lineRule="auto"/>
              <w:contextualSpacing w:val="0"/>
              <w:jc w:val="center"/>
              <w:rPr>
                <w:rFonts w:eastAsia="Times New Roman" w:cs="Times New Roman"/>
                <w:color w:val="000000"/>
                <w:sz w:val="20"/>
                <w:szCs w:val="20"/>
              </w:rPr>
            </w:pPr>
            <w:ins w:id="2223" w:author="Silver, Ian" w:date="2026-02-18T10:57:00Z" w16du:dateUtc="2026-02-18T15:57:00Z">
              <w:r>
                <w:rPr>
                  <w:color w:val="000000"/>
                  <w:sz w:val="20"/>
                  <w:szCs w:val="20"/>
                </w:rPr>
                <w:t>1.002</w:t>
              </w:r>
            </w:ins>
            <w:del w:id="2224" w:author="Silver, Ian" w:date="2026-02-18T10:57:00Z" w16du:dateUtc="2026-02-18T15:57:00Z">
              <w:r w:rsidRPr="0080672F" w:rsidDel="00997B1E">
                <w:rPr>
                  <w:rFonts w:eastAsia="Times New Roman" w:cs="Times New Roman"/>
                  <w:color w:val="000000"/>
                  <w:sz w:val="20"/>
                  <w:szCs w:val="20"/>
                </w:rPr>
                <w:delText>1.002</w:delText>
              </w:r>
            </w:del>
          </w:p>
        </w:tc>
        <w:tc>
          <w:tcPr>
            <w:tcW w:w="419" w:type="pct"/>
            <w:tcBorders>
              <w:top w:val="nil"/>
              <w:left w:val="nil"/>
              <w:bottom w:val="nil"/>
              <w:right w:val="nil"/>
            </w:tcBorders>
            <w:shd w:val="clear" w:color="auto" w:fill="auto"/>
            <w:noWrap/>
            <w:vAlign w:val="bottom"/>
            <w:hideMark/>
            <w:tcPrChange w:id="2225"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7446B3B5" w14:textId="6109A088" w:rsidR="000F19D2" w:rsidRPr="0080672F" w:rsidRDefault="000F19D2" w:rsidP="000F19D2">
            <w:pPr>
              <w:spacing w:line="240" w:lineRule="auto"/>
              <w:contextualSpacing w:val="0"/>
              <w:jc w:val="center"/>
              <w:rPr>
                <w:rFonts w:eastAsia="Times New Roman" w:cs="Times New Roman"/>
                <w:color w:val="000000"/>
                <w:sz w:val="20"/>
                <w:szCs w:val="20"/>
              </w:rPr>
            </w:pPr>
            <w:ins w:id="2226" w:author="Silver, Ian" w:date="2026-02-18T10:57:00Z" w16du:dateUtc="2026-02-18T15:57:00Z">
              <w:r>
                <w:rPr>
                  <w:color w:val="000000"/>
                  <w:sz w:val="20"/>
                  <w:szCs w:val="20"/>
                </w:rPr>
                <w:t>1010</w:t>
              </w:r>
            </w:ins>
            <w:del w:id="2227" w:author="Silver, Ian" w:date="2026-02-18T10:57:00Z" w16du:dateUtc="2026-02-18T15:57:00Z">
              <w:r w:rsidRPr="0080672F" w:rsidDel="00997B1E">
                <w:rPr>
                  <w:rFonts w:eastAsia="Times New Roman" w:cs="Times New Roman"/>
                  <w:color w:val="000000"/>
                  <w:sz w:val="20"/>
                  <w:szCs w:val="20"/>
                </w:rPr>
                <w:delText>1010</w:delText>
              </w:r>
            </w:del>
          </w:p>
        </w:tc>
        <w:tc>
          <w:tcPr>
            <w:tcW w:w="383" w:type="pct"/>
            <w:tcBorders>
              <w:top w:val="nil"/>
              <w:left w:val="nil"/>
              <w:bottom w:val="nil"/>
              <w:right w:val="nil"/>
            </w:tcBorders>
            <w:shd w:val="clear" w:color="auto" w:fill="auto"/>
            <w:noWrap/>
            <w:vAlign w:val="bottom"/>
            <w:hideMark/>
            <w:tcPrChange w:id="2228"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57690E27" w14:textId="137EF032" w:rsidR="000F19D2" w:rsidRPr="0080672F" w:rsidRDefault="000F19D2" w:rsidP="000F19D2">
            <w:pPr>
              <w:spacing w:line="240" w:lineRule="auto"/>
              <w:contextualSpacing w:val="0"/>
              <w:jc w:val="center"/>
              <w:rPr>
                <w:rFonts w:eastAsia="Times New Roman" w:cs="Times New Roman"/>
                <w:color w:val="000000"/>
                <w:sz w:val="20"/>
                <w:szCs w:val="20"/>
              </w:rPr>
            </w:pPr>
            <w:ins w:id="2229" w:author="Silver, Ian" w:date="2026-02-18T10:57:00Z" w16du:dateUtc="2026-02-18T15:57:00Z">
              <w:r>
                <w:rPr>
                  <w:color w:val="000000"/>
                  <w:sz w:val="20"/>
                  <w:szCs w:val="20"/>
                </w:rPr>
                <w:t>2205</w:t>
              </w:r>
            </w:ins>
            <w:del w:id="2230" w:author="Silver, Ian" w:date="2026-02-18T10:57:00Z" w16du:dateUtc="2026-02-18T15:57:00Z">
              <w:r w:rsidRPr="0080672F" w:rsidDel="00997B1E">
                <w:rPr>
                  <w:rFonts w:eastAsia="Times New Roman" w:cs="Times New Roman"/>
                  <w:color w:val="000000"/>
                  <w:sz w:val="20"/>
                  <w:szCs w:val="20"/>
                </w:rPr>
                <w:delText>2205</w:delText>
              </w:r>
            </w:del>
          </w:p>
        </w:tc>
      </w:tr>
      <w:tr w:rsidR="000F19D2" w:rsidRPr="0080672F" w14:paraId="33AB5553" w14:textId="77777777" w:rsidTr="00997B1E">
        <w:trPr>
          <w:trHeight w:val="20"/>
          <w:trPrChange w:id="2231"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2232"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5DE71A6D"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Child Care First Year of Life</w:t>
            </w:r>
          </w:p>
        </w:tc>
        <w:tc>
          <w:tcPr>
            <w:tcW w:w="401" w:type="pct"/>
            <w:tcBorders>
              <w:top w:val="nil"/>
              <w:left w:val="nil"/>
              <w:bottom w:val="nil"/>
              <w:right w:val="nil"/>
            </w:tcBorders>
            <w:shd w:val="clear" w:color="auto" w:fill="auto"/>
            <w:noWrap/>
            <w:vAlign w:val="bottom"/>
            <w:hideMark/>
            <w:tcPrChange w:id="2233"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05EDB36C" w14:textId="082E1026" w:rsidR="000F19D2" w:rsidRPr="0080672F" w:rsidRDefault="000F19D2" w:rsidP="000F19D2">
            <w:pPr>
              <w:spacing w:line="240" w:lineRule="auto"/>
              <w:contextualSpacing w:val="0"/>
              <w:jc w:val="center"/>
              <w:rPr>
                <w:rFonts w:eastAsia="Times New Roman" w:cs="Times New Roman"/>
                <w:color w:val="000000"/>
                <w:sz w:val="20"/>
                <w:szCs w:val="20"/>
              </w:rPr>
            </w:pPr>
            <w:ins w:id="2234" w:author="Silver, Ian" w:date="2026-02-18T10:57:00Z" w16du:dateUtc="2026-02-18T15:57:00Z">
              <w:r>
                <w:rPr>
                  <w:color w:val="000000"/>
                  <w:sz w:val="20"/>
                  <w:szCs w:val="20"/>
                </w:rPr>
                <w:t>0.926</w:t>
              </w:r>
            </w:ins>
            <w:del w:id="2235" w:author="Silver, Ian" w:date="2026-02-18T10:57:00Z" w16du:dateUtc="2026-02-18T15:57:00Z">
              <w:r w:rsidRPr="0080672F" w:rsidDel="00997B1E">
                <w:rPr>
                  <w:rFonts w:eastAsia="Times New Roman" w:cs="Times New Roman"/>
                  <w:color w:val="000000"/>
                  <w:sz w:val="20"/>
                  <w:szCs w:val="20"/>
                </w:rPr>
                <w:delText>0.926</w:delText>
              </w:r>
            </w:del>
          </w:p>
        </w:tc>
        <w:tc>
          <w:tcPr>
            <w:tcW w:w="294" w:type="pct"/>
            <w:tcBorders>
              <w:top w:val="nil"/>
              <w:left w:val="nil"/>
              <w:bottom w:val="nil"/>
              <w:right w:val="nil"/>
            </w:tcBorders>
            <w:shd w:val="clear" w:color="auto" w:fill="auto"/>
            <w:noWrap/>
            <w:vAlign w:val="center"/>
            <w:hideMark/>
            <w:tcPrChange w:id="2236"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0B08F853" w14:textId="09742032" w:rsidR="000F19D2" w:rsidRPr="0080672F" w:rsidRDefault="000F19D2" w:rsidP="000F19D2">
            <w:pPr>
              <w:spacing w:line="240" w:lineRule="auto"/>
              <w:contextualSpacing w:val="0"/>
              <w:jc w:val="center"/>
              <w:rPr>
                <w:rFonts w:eastAsia="Times New Roman" w:cs="Times New Roman"/>
                <w:color w:val="000000"/>
                <w:sz w:val="20"/>
                <w:szCs w:val="20"/>
              </w:rPr>
            </w:pPr>
            <w:ins w:id="2237" w:author="Silver, Ian" w:date="2026-02-18T10:57:00Z" w16du:dateUtc="2026-02-18T15:57:00Z">
              <w:r>
                <w:rPr>
                  <w:color w:val="000000"/>
                  <w:sz w:val="20"/>
                  <w:szCs w:val="20"/>
                </w:rPr>
                <w:t>0.045</w:t>
              </w:r>
            </w:ins>
            <w:del w:id="2238" w:author="Silver, Ian" w:date="2026-02-18T10:57:00Z" w16du:dateUtc="2026-02-18T15:57:00Z">
              <w:r w:rsidRPr="0080672F" w:rsidDel="00997B1E">
                <w:rPr>
                  <w:rFonts w:eastAsia="Times New Roman" w:cs="Times New Roman"/>
                  <w:color w:val="000000"/>
                  <w:sz w:val="20"/>
                  <w:szCs w:val="20"/>
                </w:rPr>
                <w:delText>1.046</w:delText>
              </w:r>
            </w:del>
          </w:p>
        </w:tc>
        <w:tc>
          <w:tcPr>
            <w:tcW w:w="454" w:type="pct"/>
            <w:tcBorders>
              <w:top w:val="nil"/>
              <w:left w:val="nil"/>
              <w:bottom w:val="nil"/>
              <w:right w:val="nil"/>
            </w:tcBorders>
            <w:shd w:val="clear" w:color="auto" w:fill="auto"/>
            <w:noWrap/>
            <w:vAlign w:val="bottom"/>
            <w:hideMark/>
            <w:tcPrChange w:id="2239"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722B4391" w14:textId="774C60BB" w:rsidR="000F19D2" w:rsidRPr="0080672F" w:rsidRDefault="000F19D2" w:rsidP="000F19D2">
            <w:pPr>
              <w:spacing w:line="240" w:lineRule="auto"/>
              <w:contextualSpacing w:val="0"/>
              <w:jc w:val="center"/>
              <w:rPr>
                <w:rFonts w:eastAsia="Times New Roman" w:cs="Times New Roman"/>
                <w:color w:val="000000"/>
                <w:sz w:val="20"/>
                <w:szCs w:val="20"/>
              </w:rPr>
            </w:pPr>
            <w:ins w:id="2240" w:author="Silver, Ian" w:date="2026-02-18T10:57:00Z" w16du:dateUtc="2026-02-18T15:57:00Z">
              <w:r>
                <w:rPr>
                  <w:color w:val="000000"/>
                  <w:sz w:val="20"/>
                  <w:szCs w:val="20"/>
                </w:rPr>
                <w:t>0.846</w:t>
              </w:r>
            </w:ins>
            <w:del w:id="2241" w:author="Silver, Ian" w:date="2026-02-18T10:57:00Z" w16du:dateUtc="2026-02-18T15:57:00Z">
              <w:r w:rsidRPr="0080672F" w:rsidDel="00997B1E">
                <w:rPr>
                  <w:rFonts w:eastAsia="Times New Roman" w:cs="Times New Roman"/>
                  <w:color w:val="000000"/>
                  <w:sz w:val="20"/>
                  <w:szCs w:val="20"/>
                </w:rPr>
                <w:delText>0.846</w:delText>
              </w:r>
            </w:del>
          </w:p>
        </w:tc>
        <w:tc>
          <w:tcPr>
            <w:tcW w:w="454" w:type="pct"/>
            <w:tcBorders>
              <w:top w:val="nil"/>
              <w:left w:val="nil"/>
              <w:bottom w:val="nil"/>
              <w:right w:val="nil"/>
            </w:tcBorders>
            <w:shd w:val="clear" w:color="auto" w:fill="auto"/>
            <w:noWrap/>
            <w:vAlign w:val="bottom"/>
            <w:hideMark/>
            <w:tcPrChange w:id="2242"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00CC1375" w14:textId="3DD15D2B" w:rsidR="000F19D2" w:rsidRPr="0080672F" w:rsidRDefault="000F19D2" w:rsidP="000F19D2">
            <w:pPr>
              <w:spacing w:line="240" w:lineRule="auto"/>
              <w:contextualSpacing w:val="0"/>
              <w:jc w:val="center"/>
              <w:rPr>
                <w:rFonts w:eastAsia="Times New Roman" w:cs="Times New Roman"/>
                <w:color w:val="000000"/>
                <w:sz w:val="20"/>
                <w:szCs w:val="20"/>
              </w:rPr>
            </w:pPr>
            <w:ins w:id="2243" w:author="Silver, Ian" w:date="2026-02-18T10:57:00Z" w16du:dateUtc="2026-02-18T15:57:00Z">
              <w:r>
                <w:rPr>
                  <w:color w:val="000000"/>
                  <w:sz w:val="20"/>
                  <w:szCs w:val="20"/>
                </w:rPr>
                <w:t>1.013</w:t>
              </w:r>
            </w:ins>
            <w:del w:id="2244" w:author="Silver, Ian" w:date="2026-02-18T10:57:00Z" w16du:dateUtc="2026-02-18T15:57:00Z">
              <w:r w:rsidRPr="0080672F" w:rsidDel="00997B1E">
                <w:rPr>
                  <w:rFonts w:eastAsia="Times New Roman" w:cs="Times New Roman"/>
                  <w:color w:val="000000"/>
                  <w:sz w:val="20"/>
                  <w:szCs w:val="20"/>
                </w:rPr>
                <w:delText>1.013</w:delText>
              </w:r>
            </w:del>
          </w:p>
        </w:tc>
        <w:tc>
          <w:tcPr>
            <w:tcW w:w="347" w:type="pct"/>
            <w:tcBorders>
              <w:top w:val="nil"/>
              <w:left w:val="nil"/>
              <w:bottom w:val="nil"/>
              <w:right w:val="nil"/>
            </w:tcBorders>
            <w:shd w:val="clear" w:color="auto" w:fill="auto"/>
            <w:noWrap/>
            <w:vAlign w:val="bottom"/>
            <w:hideMark/>
            <w:tcPrChange w:id="2245"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301313B2" w14:textId="4CDA9E34" w:rsidR="000F19D2" w:rsidRPr="0080672F" w:rsidRDefault="000F19D2" w:rsidP="000F19D2">
            <w:pPr>
              <w:spacing w:line="240" w:lineRule="auto"/>
              <w:contextualSpacing w:val="0"/>
              <w:jc w:val="center"/>
              <w:rPr>
                <w:rFonts w:eastAsia="Times New Roman" w:cs="Times New Roman"/>
                <w:color w:val="000000"/>
                <w:sz w:val="20"/>
                <w:szCs w:val="20"/>
              </w:rPr>
            </w:pPr>
            <w:ins w:id="2246" w:author="Silver, Ian" w:date="2026-02-18T10:57:00Z" w16du:dateUtc="2026-02-18T15:57:00Z">
              <w:r>
                <w:rPr>
                  <w:color w:val="000000"/>
                  <w:sz w:val="20"/>
                  <w:szCs w:val="20"/>
                </w:rPr>
                <w:t>1.005</w:t>
              </w:r>
            </w:ins>
            <w:del w:id="2247" w:author="Silver, Ian" w:date="2026-02-18T10:57:00Z" w16du:dateUtc="2026-02-18T15:57:00Z">
              <w:r w:rsidRPr="0080672F" w:rsidDel="00997B1E">
                <w:rPr>
                  <w:rFonts w:eastAsia="Times New Roman" w:cs="Times New Roman"/>
                  <w:color w:val="000000"/>
                  <w:sz w:val="20"/>
                  <w:szCs w:val="20"/>
                </w:rPr>
                <w:delText>1.005</w:delText>
              </w:r>
            </w:del>
          </w:p>
        </w:tc>
        <w:tc>
          <w:tcPr>
            <w:tcW w:w="419" w:type="pct"/>
            <w:tcBorders>
              <w:top w:val="nil"/>
              <w:left w:val="nil"/>
              <w:bottom w:val="nil"/>
              <w:right w:val="nil"/>
            </w:tcBorders>
            <w:shd w:val="clear" w:color="auto" w:fill="auto"/>
            <w:noWrap/>
            <w:vAlign w:val="bottom"/>
            <w:hideMark/>
            <w:tcPrChange w:id="2248"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66E7633D" w14:textId="20B72BD8" w:rsidR="000F19D2" w:rsidRPr="0080672F" w:rsidRDefault="000F19D2" w:rsidP="000F19D2">
            <w:pPr>
              <w:spacing w:line="240" w:lineRule="auto"/>
              <w:contextualSpacing w:val="0"/>
              <w:jc w:val="center"/>
              <w:rPr>
                <w:rFonts w:eastAsia="Times New Roman" w:cs="Times New Roman"/>
                <w:color w:val="000000"/>
                <w:sz w:val="20"/>
                <w:szCs w:val="20"/>
              </w:rPr>
            </w:pPr>
            <w:ins w:id="2249" w:author="Silver, Ian" w:date="2026-02-18T10:57:00Z" w16du:dateUtc="2026-02-18T15:57:00Z">
              <w:r>
                <w:rPr>
                  <w:color w:val="000000"/>
                  <w:sz w:val="20"/>
                  <w:szCs w:val="20"/>
                </w:rPr>
                <w:t>1254</w:t>
              </w:r>
            </w:ins>
            <w:del w:id="2250" w:author="Silver, Ian" w:date="2026-02-18T10:57:00Z" w16du:dateUtc="2026-02-18T15:57:00Z">
              <w:r w:rsidRPr="0080672F" w:rsidDel="00997B1E">
                <w:rPr>
                  <w:rFonts w:eastAsia="Times New Roman" w:cs="Times New Roman"/>
                  <w:color w:val="000000"/>
                  <w:sz w:val="20"/>
                  <w:szCs w:val="20"/>
                </w:rPr>
                <w:delText>1254</w:delText>
              </w:r>
            </w:del>
          </w:p>
        </w:tc>
        <w:tc>
          <w:tcPr>
            <w:tcW w:w="383" w:type="pct"/>
            <w:tcBorders>
              <w:top w:val="nil"/>
              <w:left w:val="nil"/>
              <w:bottom w:val="nil"/>
              <w:right w:val="nil"/>
            </w:tcBorders>
            <w:shd w:val="clear" w:color="auto" w:fill="auto"/>
            <w:noWrap/>
            <w:vAlign w:val="bottom"/>
            <w:hideMark/>
            <w:tcPrChange w:id="2251"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55D6FCC1" w14:textId="2B6F3C89" w:rsidR="000F19D2" w:rsidRPr="0080672F" w:rsidRDefault="000F19D2" w:rsidP="000F19D2">
            <w:pPr>
              <w:spacing w:line="240" w:lineRule="auto"/>
              <w:contextualSpacing w:val="0"/>
              <w:jc w:val="center"/>
              <w:rPr>
                <w:rFonts w:eastAsia="Times New Roman" w:cs="Times New Roman"/>
                <w:color w:val="000000"/>
                <w:sz w:val="20"/>
                <w:szCs w:val="20"/>
              </w:rPr>
            </w:pPr>
            <w:ins w:id="2252" w:author="Silver, Ian" w:date="2026-02-18T10:57:00Z" w16du:dateUtc="2026-02-18T15:57:00Z">
              <w:r>
                <w:rPr>
                  <w:color w:val="000000"/>
                  <w:sz w:val="20"/>
                  <w:szCs w:val="20"/>
                </w:rPr>
                <w:t>2547</w:t>
              </w:r>
            </w:ins>
            <w:del w:id="2253" w:author="Silver, Ian" w:date="2026-02-18T10:57:00Z" w16du:dateUtc="2026-02-18T15:57:00Z">
              <w:r w:rsidRPr="0080672F" w:rsidDel="00997B1E">
                <w:rPr>
                  <w:rFonts w:eastAsia="Times New Roman" w:cs="Times New Roman"/>
                  <w:color w:val="000000"/>
                  <w:sz w:val="20"/>
                  <w:szCs w:val="20"/>
                </w:rPr>
                <w:delText>2547</w:delText>
              </w:r>
            </w:del>
          </w:p>
        </w:tc>
      </w:tr>
      <w:tr w:rsidR="000F19D2" w:rsidRPr="0080672F" w14:paraId="42D97A6A" w14:textId="77777777" w:rsidTr="00997B1E">
        <w:trPr>
          <w:trHeight w:val="20"/>
          <w:trPrChange w:id="2254" w:author="Silver, Ian" w:date="2026-02-18T10:57:00Z" w16du:dateUtc="2026-02-18T15:57:00Z">
            <w:trPr>
              <w:trHeight w:val="20"/>
            </w:trPr>
          </w:trPrChange>
        </w:trPr>
        <w:tc>
          <w:tcPr>
            <w:tcW w:w="2248" w:type="pct"/>
            <w:tcBorders>
              <w:top w:val="nil"/>
              <w:left w:val="nil"/>
              <w:bottom w:val="nil"/>
              <w:right w:val="nil"/>
            </w:tcBorders>
            <w:shd w:val="clear" w:color="auto" w:fill="auto"/>
            <w:vAlign w:val="center"/>
            <w:hideMark/>
            <w:tcPrChange w:id="2255" w:author="Silver, Ian" w:date="2026-02-18T10:57:00Z" w16du:dateUtc="2026-02-18T15:57:00Z">
              <w:tcPr>
                <w:tcW w:w="2248" w:type="pct"/>
                <w:tcBorders>
                  <w:top w:val="nil"/>
                  <w:left w:val="nil"/>
                  <w:bottom w:val="nil"/>
                  <w:right w:val="nil"/>
                </w:tcBorders>
                <w:shd w:val="clear" w:color="auto" w:fill="auto"/>
                <w:vAlign w:val="center"/>
                <w:hideMark/>
              </w:tcPr>
            </w:tcPrChange>
          </w:tcPr>
          <w:p w14:paraId="4EF5297E"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 xml:space="preserve">Adverse Experiences </w:t>
            </w:r>
          </w:p>
        </w:tc>
        <w:tc>
          <w:tcPr>
            <w:tcW w:w="401" w:type="pct"/>
            <w:tcBorders>
              <w:top w:val="nil"/>
              <w:left w:val="nil"/>
              <w:bottom w:val="nil"/>
              <w:right w:val="nil"/>
            </w:tcBorders>
            <w:shd w:val="clear" w:color="auto" w:fill="auto"/>
            <w:noWrap/>
            <w:vAlign w:val="bottom"/>
            <w:hideMark/>
            <w:tcPrChange w:id="2256"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2E45A688" w14:textId="653EAE85" w:rsidR="000F19D2" w:rsidRPr="0080672F" w:rsidRDefault="000F19D2" w:rsidP="000F19D2">
            <w:pPr>
              <w:spacing w:line="240" w:lineRule="auto"/>
              <w:contextualSpacing w:val="0"/>
              <w:jc w:val="center"/>
              <w:rPr>
                <w:rFonts w:eastAsia="Times New Roman" w:cs="Times New Roman"/>
                <w:color w:val="000000"/>
                <w:sz w:val="20"/>
                <w:szCs w:val="20"/>
              </w:rPr>
            </w:pPr>
            <w:ins w:id="2257" w:author="Silver, Ian" w:date="2026-02-18T10:57:00Z" w16du:dateUtc="2026-02-18T15:57:00Z">
              <w:r>
                <w:rPr>
                  <w:color w:val="000000"/>
                  <w:sz w:val="20"/>
                  <w:szCs w:val="20"/>
                </w:rPr>
                <w:t>1.288</w:t>
              </w:r>
            </w:ins>
            <w:del w:id="2258" w:author="Silver, Ian" w:date="2026-02-18T10:57:00Z" w16du:dateUtc="2026-02-18T15:57:00Z">
              <w:r w:rsidRPr="0080672F" w:rsidDel="00997B1E">
                <w:rPr>
                  <w:rFonts w:eastAsia="Times New Roman" w:cs="Times New Roman"/>
                  <w:color w:val="000000"/>
                  <w:sz w:val="20"/>
                  <w:szCs w:val="20"/>
                </w:rPr>
                <w:delText>1.288</w:delText>
              </w:r>
            </w:del>
          </w:p>
        </w:tc>
        <w:tc>
          <w:tcPr>
            <w:tcW w:w="294" w:type="pct"/>
            <w:tcBorders>
              <w:top w:val="nil"/>
              <w:left w:val="nil"/>
              <w:bottom w:val="nil"/>
              <w:right w:val="nil"/>
            </w:tcBorders>
            <w:shd w:val="clear" w:color="auto" w:fill="auto"/>
            <w:noWrap/>
            <w:vAlign w:val="center"/>
            <w:hideMark/>
            <w:tcPrChange w:id="2259"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41128E7E" w14:textId="6B88C87E" w:rsidR="000F19D2" w:rsidRPr="0080672F" w:rsidRDefault="000F19D2" w:rsidP="000F19D2">
            <w:pPr>
              <w:spacing w:line="240" w:lineRule="auto"/>
              <w:contextualSpacing w:val="0"/>
              <w:jc w:val="center"/>
              <w:rPr>
                <w:rFonts w:eastAsia="Times New Roman" w:cs="Times New Roman"/>
                <w:color w:val="000000"/>
                <w:sz w:val="20"/>
                <w:szCs w:val="20"/>
              </w:rPr>
            </w:pPr>
            <w:ins w:id="2260" w:author="Silver, Ian" w:date="2026-02-18T10:57:00Z" w16du:dateUtc="2026-02-18T15:57:00Z">
              <w:r>
                <w:rPr>
                  <w:color w:val="000000"/>
                  <w:sz w:val="20"/>
                  <w:szCs w:val="20"/>
                </w:rPr>
                <w:t>0.093</w:t>
              </w:r>
            </w:ins>
            <w:del w:id="2261" w:author="Silver, Ian" w:date="2026-02-18T10:57:00Z" w16du:dateUtc="2026-02-18T15:57:00Z">
              <w:r w:rsidRPr="0080672F" w:rsidDel="00997B1E">
                <w:rPr>
                  <w:rFonts w:eastAsia="Times New Roman" w:cs="Times New Roman"/>
                  <w:color w:val="000000"/>
                  <w:sz w:val="20"/>
                  <w:szCs w:val="20"/>
                </w:rPr>
                <w:delText>1.097</w:delText>
              </w:r>
            </w:del>
          </w:p>
        </w:tc>
        <w:tc>
          <w:tcPr>
            <w:tcW w:w="454" w:type="pct"/>
            <w:tcBorders>
              <w:top w:val="nil"/>
              <w:left w:val="nil"/>
              <w:bottom w:val="nil"/>
              <w:right w:val="nil"/>
            </w:tcBorders>
            <w:shd w:val="clear" w:color="auto" w:fill="auto"/>
            <w:noWrap/>
            <w:vAlign w:val="bottom"/>
            <w:hideMark/>
            <w:tcPrChange w:id="2262"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7FF13E81" w14:textId="50EFA7F3" w:rsidR="000F19D2" w:rsidRPr="0080672F" w:rsidRDefault="000F19D2" w:rsidP="000F19D2">
            <w:pPr>
              <w:spacing w:line="240" w:lineRule="auto"/>
              <w:contextualSpacing w:val="0"/>
              <w:jc w:val="center"/>
              <w:rPr>
                <w:rFonts w:eastAsia="Times New Roman" w:cs="Times New Roman"/>
                <w:color w:val="000000"/>
                <w:sz w:val="20"/>
                <w:szCs w:val="20"/>
              </w:rPr>
            </w:pPr>
            <w:ins w:id="2263" w:author="Silver, Ian" w:date="2026-02-18T10:57:00Z" w16du:dateUtc="2026-02-18T15:57:00Z">
              <w:r>
                <w:rPr>
                  <w:color w:val="000000"/>
                  <w:sz w:val="20"/>
                  <w:szCs w:val="20"/>
                </w:rPr>
                <w:t>1.066</w:t>
              </w:r>
            </w:ins>
            <w:del w:id="2264" w:author="Silver, Ian" w:date="2026-02-18T10:57:00Z" w16du:dateUtc="2026-02-18T15:57:00Z">
              <w:r w:rsidRPr="0080672F" w:rsidDel="00997B1E">
                <w:rPr>
                  <w:rFonts w:eastAsia="Times New Roman" w:cs="Times New Roman"/>
                  <w:color w:val="000000"/>
                  <w:sz w:val="20"/>
                  <w:szCs w:val="20"/>
                </w:rPr>
                <w:delText>1.066</w:delText>
              </w:r>
            </w:del>
          </w:p>
        </w:tc>
        <w:tc>
          <w:tcPr>
            <w:tcW w:w="454" w:type="pct"/>
            <w:tcBorders>
              <w:top w:val="nil"/>
              <w:left w:val="nil"/>
              <w:bottom w:val="nil"/>
              <w:right w:val="nil"/>
            </w:tcBorders>
            <w:shd w:val="clear" w:color="auto" w:fill="auto"/>
            <w:noWrap/>
            <w:vAlign w:val="bottom"/>
            <w:hideMark/>
            <w:tcPrChange w:id="2265"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64F7C6AF" w14:textId="60029DE1" w:rsidR="000F19D2" w:rsidRPr="0080672F" w:rsidRDefault="000F19D2" w:rsidP="000F19D2">
            <w:pPr>
              <w:spacing w:line="240" w:lineRule="auto"/>
              <w:contextualSpacing w:val="0"/>
              <w:jc w:val="center"/>
              <w:rPr>
                <w:rFonts w:eastAsia="Times New Roman" w:cs="Times New Roman"/>
                <w:color w:val="000000"/>
                <w:sz w:val="20"/>
                <w:szCs w:val="20"/>
              </w:rPr>
            </w:pPr>
            <w:ins w:id="2266" w:author="Silver, Ian" w:date="2026-02-18T10:57:00Z" w16du:dateUtc="2026-02-18T15:57:00Z">
              <w:r>
                <w:rPr>
                  <w:color w:val="000000"/>
                  <w:sz w:val="20"/>
                  <w:szCs w:val="20"/>
                </w:rPr>
                <w:t>1.542</w:t>
              </w:r>
            </w:ins>
            <w:del w:id="2267" w:author="Silver, Ian" w:date="2026-02-18T10:57:00Z" w16du:dateUtc="2026-02-18T15:57:00Z">
              <w:r w:rsidRPr="0080672F" w:rsidDel="00997B1E">
                <w:rPr>
                  <w:rFonts w:eastAsia="Times New Roman" w:cs="Times New Roman"/>
                  <w:color w:val="000000"/>
                  <w:sz w:val="20"/>
                  <w:szCs w:val="20"/>
                </w:rPr>
                <w:delText>1.542</w:delText>
              </w:r>
            </w:del>
          </w:p>
        </w:tc>
        <w:tc>
          <w:tcPr>
            <w:tcW w:w="347" w:type="pct"/>
            <w:tcBorders>
              <w:top w:val="nil"/>
              <w:left w:val="nil"/>
              <w:bottom w:val="nil"/>
              <w:right w:val="nil"/>
            </w:tcBorders>
            <w:shd w:val="clear" w:color="auto" w:fill="auto"/>
            <w:noWrap/>
            <w:vAlign w:val="bottom"/>
            <w:hideMark/>
            <w:tcPrChange w:id="2268"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108E101A" w14:textId="590B201B" w:rsidR="000F19D2" w:rsidRPr="0080672F" w:rsidRDefault="000F19D2" w:rsidP="000F19D2">
            <w:pPr>
              <w:spacing w:line="240" w:lineRule="auto"/>
              <w:contextualSpacing w:val="0"/>
              <w:jc w:val="center"/>
              <w:rPr>
                <w:rFonts w:eastAsia="Times New Roman" w:cs="Times New Roman"/>
                <w:color w:val="000000"/>
                <w:sz w:val="20"/>
                <w:szCs w:val="20"/>
              </w:rPr>
            </w:pPr>
            <w:ins w:id="2269" w:author="Silver, Ian" w:date="2026-02-18T10:57:00Z" w16du:dateUtc="2026-02-18T15:57:00Z">
              <w:r>
                <w:rPr>
                  <w:color w:val="000000"/>
                  <w:sz w:val="20"/>
                  <w:szCs w:val="20"/>
                </w:rPr>
                <w:t>1.004</w:t>
              </w:r>
            </w:ins>
            <w:del w:id="2270" w:author="Silver, Ian" w:date="2026-02-18T10:57:00Z" w16du:dateUtc="2026-02-18T15:57:00Z">
              <w:r w:rsidRPr="0080672F" w:rsidDel="00997B1E">
                <w:rPr>
                  <w:rFonts w:eastAsia="Times New Roman" w:cs="Times New Roman"/>
                  <w:color w:val="000000"/>
                  <w:sz w:val="20"/>
                  <w:szCs w:val="20"/>
                </w:rPr>
                <w:delText>1.004</w:delText>
              </w:r>
            </w:del>
          </w:p>
        </w:tc>
        <w:tc>
          <w:tcPr>
            <w:tcW w:w="419" w:type="pct"/>
            <w:tcBorders>
              <w:top w:val="nil"/>
              <w:left w:val="nil"/>
              <w:bottom w:val="nil"/>
              <w:right w:val="nil"/>
            </w:tcBorders>
            <w:shd w:val="clear" w:color="auto" w:fill="auto"/>
            <w:noWrap/>
            <w:vAlign w:val="bottom"/>
            <w:hideMark/>
            <w:tcPrChange w:id="2271"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350C77D5" w14:textId="760CDBA9" w:rsidR="000F19D2" w:rsidRPr="0080672F" w:rsidRDefault="000F19D2" w:rsidP="000F19D2">
            <w:pPr>
              <w:spacing w:line="240" w:lineRule="auto"/>
              <w:contextualSpacing w:val="0"/>
              <w:jc w:val="center"/>
              <w:rPr>
                <w:rFonts w:eastAsia="Times New Roman" w:cs="Times New Roman"/>
                <w:color w:val="000000"/>
                <w:sz w:val="20"/>
                <w:szCs w:val="20"/>
              </w:rPr>
            </w:pPr>
            <w:ins w:id="2272" w:author="Silver, Ian" w:date="2026-02-18T10:57:00Z" w16du:dateUtc="2026-02-18T15:57:00Z">
              <w:r>
                <w:rPr>
                  <w:color w:val="000000"/>
                  <w:sz w:val="20"/>
                  <w:szCs w:val="20"/>
                </w:rPr>
                <w:t>853</w:t>
              </w:r>
            </w:ins>
            <w:del w:id="2273" w:author="Silver, Ian" w:date="2026-02-18T10:57:00Z" w16du:dateUtc="2026-02-18T15:57:00Z">
              <w:r w:rsidRPr="0080672F" w:rsidDel="00997B1E">
                <w:rPr>
                  <w:rFonts w:eastAsia="Times New Roman" w:cs="Times New Roman"/>
                  <w:color w:val="000000"/>
                  <w:sz w:val="20"/>
                  <w:szCs w:val="20"/>
                </w:rPr>
                <w:delText>853</w:delText>
              </w:r>
            </w:del>
          </w:p>
        </w:tc>
        <w:tc>
          <w:tcPr>
            <w:tcW w:w="383" w:type="pct"/>
            <w:tcBorders>
              <w:top w:val="nil"/>
              <w:left w:val="nil"/>
              <w:bottom w:val="nil"/>
              <w:right w:val="nil"/>
            </w:tcBorders>
            <w:shd w:val="clear" w:color="auto" w:fill="auto"/>
            <w:noWrap/>
            <w:vAlign w:val="bottom"/>
            <w:hideMark/>
            <w:tcPrChange w:id="2274"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3A5DFDAC" w14:textId="3751C58F" w:rsidR="000F19D2" w:rsidRPr="0080672F" w:rsidRDefault="000F19D2" w:rsidP="000F19D2">
            <w:pPr>
              <w:spacing w:line="240" w:lineRule="auto"/>
              <w:contextualSpacing w:val="0"/>
              <w:jc w:val="center"/>
              <w:rPr>
                <w:rFonts w:eastAsia="Times New Roman" w:cs="Times New Roman"/>
                <w:color w:val="000000"/>
                <w:sz w:val="20"/>
                <w:szCs w:val="20"/>
              </w:rPr>
            </w:pPr>
            <w:ins w:id="2275" w:author="Silver, Ian" w:date="2026-02-18T10:57:00Z" w16du:dateUtc="2026-02-18T15:57:00Z">
              <w:r>
                <w:rPr>
                  <w:color w:val="000000"/>
                  <w:sz w:val="20"/>
                  <w:szCs w:val="20"/>
                </w:rPr>
                <w:t>1832</w:t>
              </w:r>
            </w:ins>
            <w:del w:id="2276" w:author="Silver, Ian" w:date="2026-02-18T10:57:00Z" w16du:dateUtc="2026-02-18T15:57:00Z">
              <w:r w:rsidRPr="0080672F" w:rsidDel="00997B1E">
                <w:rPr>
                  <w:rFonts w:eastAsia="Times New Roman" w:cs="Times New Roman"/>
                  <w:color w:val="000000"/>
                  <w:sz w:val="20"/>
                  <w:szCs w:val="20"/>
                </w:rPr>
                <w:delText>1832</w:delText>
              </w:r>
            </w:del>
          </w:p>
        </w:tc>
      </w:tr>
      <w:tr w:rsidR="000F19D2" w:rsidRPr="0080672F" w14:paraId="7BD4B798" w14:textId="77777777" w:rsidTr="00997B1E">
        <w:trPr>
          <w:trHeight w:val="20"/>
          <w:trPrChange w:id="2277"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2278"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2C3A0090"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General Health 1997</w:t>
            </w:r>
          </w:p>
        </w:tc>
        <w:tc>
          <w:tcPr>
            <w:tcW w:w="401" w:type="pct"/>
            <w:tcBorders>
              <w:top w:val="nil"/>
              <w:left w:val="nil"/>
              <w:bottom w:val="nil"/>
              <w:right w:val="nil"/>
            </w:tcBorders>
            <w:shd w:val="clear" w:color="auto" w:fill="auto"/>
            <w:noWrap/>
            <w:vAlign w:val="bottom"/>
            <w:hideMark/>
            <w:tcPrChange w:id="2279"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483455CD" w14:textId="55467522" w:rsidR="000F19D2" w:rsidRPr="0080672F" w:rsidRDefault="000F19D2" w:rsidP="000F19D2">
            <w:pPr>
              <w:spacing w:line="240" w:lineRule="auto"/>
              <w:contextualSpacing w:val="0"/>
              <w:jc w:val="center"/>
              <w:rPr>
                <w:rFonts w:eastAsia="Times New Roman" w:cs="Times New Roman"/>
                <w:color w:val="000000"/>
                <w:sz w:val="20"/>
                <w:szCs w:val="20"/>
              </w:rPr>
            </w:pPr>
            <w:ins w:id="2280" w:author="Silver, Ian" w:date="2026-02-18T10:57:00Z" w16du:dateUtc="2026-02-18T15:57:00Z">
              <w:r>
                <w:rPr>
                  <w:color w:val="000000"/>
                  <w:sz w:val="20"/>
                  <w:szCs w:val="20"/>
                </w:rPr>
                <w:t>1.127</w:t>
              </w:r>
            </w:ins>
            <w:del w:id="2281" w:author="Silver, Ian" w:date="2026-02-18T10:57:00Z" w16du:dateUtc="2026-02-18T15:57:00Z">
              <w:r w:rsidRPr="0080672F" w:rsidDel="00997B1E">
                <w:rPr>
                  <w:rFonts w:eastAsia="Times New Roman" w:cs="Times New Roman"/>
                  <w:color w:val="000000"/>
                  <w:sz w:val="20"/>
                  <w:szCs w:val="20"/>
                </w:rPr>
                <w:delText>1.127</w:delText>
              </w:r>
            </w:del>
          </w:p>
        </w:tc>
        <w:tc>
          <w:tcPr>
            <w:tcW w:w="294" w:type="pct"/>
            <w:tcBorders>
              <w:top w:val="nil"/>
              <w:left w:val="nil"/>
              <w:bottom w:val="nil"/>
              <w:right w:val="nil"/>
            </w:tcBorders>
            <w:shd w:val="clear" w:color="auto" w:fill="auto"/>
            <w:noWrap/>
            <w:vAlign w:val="center"/>
            <w:hideMark/>
            <w:tcPrChange w:id="2282"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1ACC69E0" w14:textId="5E6E8E04" w:rsidR="000F19D2" w:rsidRPr="0080672F" w:rsidRDefault="000F19D2" w:rsidP="000F19D2">
            <w:pPr>
              <w:spacing w:line="240" w:lineRule="auto"/>
              <w:contextualSpacing w:val="0"/>
              <w:jc w:val="center"/>
              <w:rPr>
                <w:rFonts w:eastAsia="Times New Roman" w:cs="Times New Roman"/>
                <w:color w:val="000000"/>
                <w:sz w:val="20"/>
                <w:szCs w:val="20"/>
              </w:rPr>
            </w:pPr>
            <w:ins w:id="2283" w:author="Silver, Ian" w:date="2026-02-18T10:57:00Z" w16du:dateUtc="2026-02-18T15:57:00Z">
              <w:r>
                <w:rPr>
                  <w:color w:val="000000"/>
                  <w:sz w:val="20"/>
                  <w:szCs w:val="20"/>
                </w:rPr>
                <w:t>0.023</w:t>
              </w:r>
            </w:ins>
            <w:del w:id="2284" w:author="Silver, Ian" w:date="2026-02-18T10:57:00Z" w16du:dateUtc="2026-02-18T15:57:00Z">
              <w:r w:rsidRPr="0080672F" w:rsidDel="00997B1E">
                <w:rPr>
                  <w:rFonts w:eastAsia="Times New Roman" w:cs="Times New Roman"/>
                  <w:color w:val="000000"/>
                  <w:sz w:val="20"/>
                  <w:szCs w:val="20"/>
                </w:rPr>
                <w:delText>1.023</w:delText>
              </w:r>
            </w:del>
          </w:p>
        </w:tc>
        <w:tc>
          <w:tcPr>
            <w:tcW w:w="454" w:type="pct"/>
            <w:tcBorders>
              <w:top w:val="nil"/>
              <w:left w:val="nil"/>
              <w:bottom w:val="nil"/>
              <w:right w:val="nil"/>
            </w:tcBorders>
            <w:shd w:val="clear" w:color="auto" w:fill="auto"/>
            <w:noWrap/>
            <w:vAlign w:val="bottom"/>
            <w:hideMark/>
            <w:tcPrChange w:id="2285"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2F066608" w14:textId="2362B769" w:rsidR="000F19D2" w:rsidRPr="0080672F" w:rsidRDefault="000F19D2" w:rsidP="000F19D2">
            <w:pPr>
              <w:spacing w:line="240" w:lineRule="auto"/>
              <w:contextualSpacing w:val="0"/>
              <w:jc w:val="center"/>
              <w:rPr>
                <w:rFonts w:eastAsia="Times New Roman" w:cs="Times New Roman"/>
                <w:color w:val="000000"/>
                <w:sz w:val="20"/>
                <w:szCs w:val="20"/>
              </w:rPr>
            </w:pPr>
            <w:ins w:id="2286" w:author="Silver, Ian" w:date="2026-02-18T10:57:00Z" w16du:dateUtc="2026-02-18T15:57:00Z">
              <w:r>
                <w:rPr>
                  <w:color w:val="000000"/>
                  <w:sz w:val="20"/>
                  <w:szCs w:val="20"/>
                </w:rPr>
                <w:t>1.078</w:t>
              </w:r>
            </w:ins>
            <w:del w:id="2287" w:author="Silver, Ian" w:date="2026-02-18T10:57:00Z" w16du:dateUtc="2026-02-18T15:57:00Z">
              <w:r w:rsidRPr="0080672F" w:rsidDel="00997B1E">
                <w:rPr>
                  <w:rFonts w:eastAsia="Times New Roman" w:cs="Times New Roman"/>
                  <w:color w:val="000000"/>
                  <w:sz w:val="20"/>
                  <w:szCs w:val="20"/>
                </w:rPr>
                <w:delText>1.078</w:delText>
              </w:r>
            </w:del>
          </w:p>
        </w:tc>
        <w:tc>
          <w:tcPr>
            <w:tcW w:w="454" w:type="pct"/>
            <w:tcBorders>
              <w:top w:val="nil"/>
              <w:left w:val="nil"/>
              <w:bottom w:val="nil"/>
              <w:right w:val="nil"/>
            </w:tcBorders>
            <w:shd w:val="clear" w:color="auto" w:fill="auto"/>
            <w:noWrap/>
            <w:vAlign w:val="bottom"/>
            <w:hideMark/>
            <w:tcPrChange w:id="2288"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23850877" w14:textId="64AB8C97" w:rsidR="000F19D2" w:rsidRPr="0080672F" w:rsidRDefault="000F19D2" w:rsidP="000F19D2">
            <w:pPr>
              <w:spacing w:line="240" w:lineRule="auto"/>
              <w:contextualSpacing w:val="0"/>
              <w:jc w:val="center"/>
              <w:rPr>
                <w:rFonts w:eastAsia="Times New Roman" w:cs="Times New Roman"/>
                <w:color w:val="000000"/>
                <w:sz w:val="20"/>
                <w:szCs w:val="20"/>
              </w:rPr>
            </w:pPr>
            <w:ins w:id="2289" w:author="Silver, Ian" w:date="2026-02-18T10:57:00Z" w16du:dateUtc="2026-02-18T15:57:00Z">
              <w:r>
                <w:rPr>
                  <w:color w:val="000000"/>
                  <w:sz w:val="20"/>
                  <w:szCs w:val="20"/>
                </w:rPr>
                <w:t>1.177</w:t>
              </w:r>
            </w:ins>
            <w:del w:id="2290" w:author="Silver, Ian" w:date="2026-02-18T10:57:00Z" w16du:dateUtc="2026-02-18T15:57:00Z">
              <w:r w:rsidRPr="0080672F" w:rsidDel="00997B1E">
                <w:rPr>
                  <w:rFonts w:eastAsia="Times New Roman" w:cs="Times New Roman"/>
                  <w:color w:val="000000"/>
                  <w:sz w:val="20"/>
                  <w:szCs w:val="20"/>
                </w:rPr>
                <w:delText>1.177</w:delText>
              </w:r>
            </w:del>
          </w:p>
        </w:tc>
        <w:tc>
          <w:tcPr>
            <w:tcW w:w="347" w:type="pct"/>
            <w:tcBorders>
              <w:top w:val="nil"/>
              <w:left w:val="nil"/>
              <w:bottom w:val="nil"/>
              <w:right w:val="nil"/>
            </w:tcBorders>
            <w:shd w:val="clear" w:color="auto" w:fill="auto"/>
            <w:noWrap/>
            <w:vAlign w:val="bottom"/>
            <w:hideMark/>
            <w:tcPrChange w:id="2291"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41A2829D" w14:textId="60D794F6" w:rsidR="000F19D2" w:rsidRPr="0080672F" w:rsidRDefault="000F19D2" w:rsidP="000F19D2">
            <w:pPr>
              <w:spacing w:line="240" w:lineRule="auto"/>
              <w:contextualSpacing w:val="0"/>
              <w:jc w:val="center"/>
              <w:rPr>
                <w:rFonts w:eastAsia="Times New Roman" w:cs="Times New Roman"/>
                <w:color w:val="000000"/>
                <w:sz w:val="20"/>
                <w:szCs w:val="20"/>
              </w:rPr>
            </w:pPr>
            <w:ins w:id="2292" w:author="Silver, Ian" w:date="2026-02-18T10:57:00Z" w16du:dateUtc="2026-02-18T15:57:00Z">
              <w:r>
                <w:rPr>
                  <w:color w:val="000000"/>
                  <w:sz w:val="20"/>
                  <w:szCs w:val="20"/>
                </w:rPr>
                <w:t>1.000</w:t>
              </w:r>
            </w:ins>
            <w:del w:id="2293" w:author="Silver, Ian" w:date="2026-02-18T10:57:00Z" w16du:dateUtc="2026-02-18T15:57:00Z">
              <w:r w:rsidRPr="0080672F" w:rsidDel="00997B1E">
                <w:rPr>
                  <w:rFonts w:eastAsia="Times New Roman" w:cs="Times New Roman"/>
                  <w:color w:val="000000"/>
                  <w:sz w:val="20"/>
                  <w:szCs w:val="20"/>
                </w:rPr>
                <w:delText>1.000</w:delText>
              </w:r>
            </w:del>
          </w:p>
        </w:tc>
        <w:tc>
          <w:tcPr>
            <w:tcW w:w="419" w:type="pct"/>
            <w:tcBorders>
              <w:top w:val="nil"/>
              <w:left w:val="nil"/>
              <w:bottom w:val="nil"/>
              <w:right w:val="nil"/>
            </w:tcBorders>
            <w:shd w:val="clear" w:color="auto" w:fill="auto"/>
            <w:noWrap/>
            <w:vAlign w:val="bottom"/>
            <w:hideMark/>
            <w:tcPrChange w:id="2294"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1279A285" w14:textId="7FCED8A1" w:rsidR="000F19D2" w:rsidRPr="0080672F" w:rsidRDefault="000F19D2" w:rsidP="000F19D2">
            <w:pPr>
              <w:spacing w:line="240" w:lineRule="auto"/>
              <w:contextualSpacing w:val="0"/>
              <w:jc w:val="center"/>
              <w:rPr>
                <w:rFonts w:eastAsia="Times New Roman" w:cs="Times New Roman"/>
                <w:color w:val="000000"/>
                <w:sz w:val="20"/>
                <w:szCs w:val="20"/>
              </w:rPr>
            </w:pPr>
            <w:ins w:id="2295" w:author="Silver, Ian" w:date="2026-02-18T10:57:00Z" w16du:dateUtc="2026-02-18T15:57:00Z">
              <w:r>
                <w:rPr>
                  <w:color w:val="000000"/>
                  <w:sz w:val="20"/>
                  <w:szCs w:val="20"/>
                </w:rPr>
                <w:t>1262</w:t>
              </w:r>
            </w:ins>
            <w:del w:id="2296" w:author="Silver, Ian" w:date="2026-02-18T10:57:00Z" w16du:dateUtc="2026-02-18T15:57:00Z">
              <w:r w:rsidRPr="0080672F" w:rsidDel="00997B1E">
                <w:rPr>
                  <w:rFonts w:eastAsia="Times New Roman" w:cs="Times New Roman"/>
                  <w:color w:val="000000"/>
                  <w:sz w:val="20"/>
                  <w:szCs w:val="20"/>
                </w:rPr>
                <w:delText>1262</w:delText>
              </w:r>
            </w:del>
          </w:p>
        </w:tc>
        <w:tc>
          <w:tcPr>
            <w:tcW w:w="383" w:type="pct"/>
            <w:tcBorders>
              <w:top w:val="nil"/>
              <w:left w:val="nil"/>
              <w:bottom w:val="nil"/>
              <w:right w:val="nil"/>
            </w:tcBorders>
            <w:shd w:val="clear" w:color="auto" w:fill="auto"/>
            <w:noWrap/>
            <w:vAlign w:val="bottom"/>
            <w:hideMark/>
            <w:tcPrChange w:id="2297"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5F5C87DB" w14:textId="3390D576" w:rsidR="000F19D2" w:rsidRPr="0080672F" w:rsidRDefault="000F19D2" w:rsidP="000F19D2">
            <w:pPr>
              <w:spacing w:line="240" w:lineRule="auto"/>
              <w:contextualSpacing w:val="0"/>
              <w:jc w:val="center"/>
              <w:rPr>
                <w:rFonts w:eastAsia="Times New Roman" w:cs="Times New Roman"/>
                <w:color w:val="000000"/>
                <w:sz w:val="20"/>
                <w:szCs w:val="20"/>
              </w:rPr>
            </w:pPr>
            <w:ins w:id="2298" w:author="Silver, Ian" w:date="2026-02-18T10:57:00Z" w16du:dateUtc="2026-02-18T15:57:00Z">
              <w:r>
                <w:rPr>
                  <w:color w:val="000000"/>
                  <w:sz w:val="20"/>
                  <w:szCs w:val="20"/>
                </w:rPr>
                <w:t>2367</w:t>
              </w:r>
            </w:ins>
            <w:del w:id="2299" w:author="Silver, Ian" w:date="2026-02-18T10:57:00Z" w16du:dateUtc="2026-02-18T15:57:00Z">
              <w:r w:rsidRPr="0080672F" w:rsidDel="00997B1E">
                <w:rPr>
                  <w:rFonts w:eastAsia="Times New Roman" w:cs="Times New Roman"/>
                  <w:color w:val="000000"/>
                  <w:sz w:val="20"/>
                  <w:szCs w:val="20"/>
                </w:rPr>
                <w:delText>2367</w:delText>
              </w:r>
            </w:del>
          </w:p>
        </w:tc>
      </w:tr>
      <w:tr w:rsidR="000F19D2" w:rsidRPr="0080672F" w14:paraId="1E061603" w14:textId="77777777" w:rsidTr="00997B1E">
        <w:trPr>
          <w:trHeight w:val="20"/>
          <w:trPrChange w:id="2300"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2301"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2A9436A9"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Weeks Worked 1997</w:t>
            </w:r>
          </w:p>
        </w:tc>
        <w:tc>
          <w:tcPr>
            <w:tcW w:w="401" w:type="pct"/>
            <w:tcBorders>
              <w:top w:val="nil"/>
              <w:left w:val="nil"/>
              <w:bottom w:val="nil"/>
              <w:right w:val="nil"/>
            </w:tcBorders>
            <w:shd w:val="clear" w:color="auto" w:fill="auto"/>
            <w:noWrap/>
            <w:vAlign w:val="bottom"/>
            <w:hideMark/>
            <w:tcPrChange w:id="2302"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1301AF5D" w14:textId="5236B8A0" w:rsidR="000F19D2" w:rsidRPr="0080672F" w:rsidRDefault="000F19D2" w:rsidP="000F19D2">
            <w:pPr>
              <w:spacing w:line="240" w:lineRule="auto"/>
              <w:contextualSpacing w:val="0"/>
              <w:jc w:val="center"/>
              <w:rPr>
                <w:rFonts w:eastAsia="Times New Roman" w:cs="Times New Roman"/>
                <w:color w:val="000000"/>
                <w:sz w:val="20"/>
                <w:szCs w:val="20"/>
              </w:rPr>
            </w:pPr>
            <w:ins w:id="2303" w:author="Silver, Ian" w:date="2026-02-18T10:57:00Z" w16du:dateUtc="2026-02-18T15:57:00Z">
              <w:r>
                <w:rPr>
                  <w:color w:val="000000"/>
                  <w:sz w:val="20"/>
                  <w:szCs w:val="20"/>
                </w:rPr>
                <w:t>0.992</w:t>
              </w:r>
            </w:ins>
            <w:del w:id="2304" w:author="Silver, Ian" w:date="2026-02-18T10:57:00Z" w16du:dateUtc="2026-02-18T15:57:00Z">
              <w:r w:rsidRPr="0080672F" w:rsidDel="00997B1E">
                <w:rPr>
                  <w:rFonts w:eastAsia="Times New Roman" w:cs="Times New Roman"/>
                  <w:color w:val="000000"/>
                  <w:sz w:val="20"/>
                  <w:szCs w:val="20"/>
                </w:rPr>
                <w:delText>0.992</w:delText>
              </w:r>
            </w:del>
          </w:p>
        </w:tc>
        <w:tc>
          <w:tcPr>
            <w:tcW w:w="294" w:type="pct"/>
            <w:tcBorders>
              <w:top w:val="nil"/>
              <w:left w:val="nil"/>
              <w:bottom w:val="nil"/>
              <w:right w:val="nil"/>
            </w:tcBorders>
            <w:shd w:val="clear" w:color="auto" w:fill="auto"/>
            <w:noWrap/>
            <w:vAlign w:val="center"/>
            <w:hideMark/>
            <w:tcPrChange w:id="2305"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42B13E94" w14:textId="28A1E0B1" w:rsidR="000F19D2" w:rsidRPr="0080672F" w:rsidRDefault="000F19D2" w:rsidP="000F19D2">
            <w:pPr>
              <w:spacing w:line="240" w:lineRule="auto"/>
              <w:contextualSpacing w:val="0"/>
              <w:jc w:val="center"/>
              <w:rPr>
                <w:rFonts w:eastAsia="Times New Roman" w:cs="Times New Roman"/>
                <w:color w:val="000000"/>
                <w:sz w:val="20"/>
                <w:szCs w:val="20"/>
              </w:rPr>
            </w:pPr>
            <w:ins w:id="2306" w:author="Silver, Ian" w:date="2026-02-18T10:57:00Z" w16du:dateUtc="2026-02-18T15:57:00Z">
              <w:r>
                <w:rPr>
                  <w:color w:val="000000"/>
                  <w:sz w:val="20"/>
                  <w:szCs w:val="20"/>
                </w:rPr>
                <w:t>0.001</w:t>
              </w:r>
            </w:ins>
            <w:del w:id="2307" w:author="Silver, Ian" w:date="2026-02-18T10:57:00Z" w16du:dateUtc="2026-02-18T15:57:00Z">
              <w:r w:rsidRPr="0080672F" w:rsidDel="00997B1E">
                <w:rPr>
                  <w:rFonts w:eastAsia="Times New Roman" w:cs="Times New Roman"/>
                  <w:color w:val="000000"/>
                  <w:sz w:val="20"/>
                  <w:szCs w:val="20"/>
                </w:rPr>
                <w:delText>1.001</w:delText>
              </w:r>
            </w:del>
          </w:p>
        </w:tc>
        <w:tc>
          <w:tcPr>
            <w:tcW w:w="454" w:type="pct"/>
            <w:tcBorders>
              <w:top w:val="nil"/>
              <w:left w:val="nil"/>
              <w:bottom w:val="nil"/>
              <w:right w:val="nil"/>
            </w:tcBorders>
            <w:shd w:val="clear" w:color="auto" w:fill="auto"/>
            <w:noWrap/>
            <w:vAlign w:val="bottom"/>
            <w:hideMark/>
            <w:tcPrChange w:id="2308"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24BA8BA9" w14:textId="5575CC29" w:rsidR="000F19D2" w:rsidRPr="0080672F" w:rsidRDefault="000F19D2" w:rsidP="000F19D2">
            <w:pPr>
              <w:spacing w:line="240" w:lineRule="auto"/>
              <w:contextualSpacing w:val="0"/>
              <w:jc w:val="center"/>
              <w:rPr>
                <w:rFonts w:eastAsia="Times New Roman" w:cs="Times New Roman"/>
                <w:color w:val="000000"/>
                <w:sz w:val="20"/>
                <w:szCs w:val="20"/>
              </w:rPr>
            </w:pPr>
            <w:ins w:id="2309" w:author="Silver, Ian" w:date="2026-02-18T10:57:00Z" w16du:dateUtc="2026-02-18T15:57:00Z">
              <w:r>
                <w:rPr>
                  <w:color w:val="000000"/>
                  <w:sz w:val="20"/>
                  <w:szCs w:val="20"/>
                </w:rPr>
                <w:t>0.989</w:t>
              </w:r>
            </w:ins>
            <w:del w:id="2310" w:author="Silver, Ian" w:date="2026-02-18T10:57:00Z" w16du:dateUtc="2026-02-18T15:57:00Z">
              <w:r w:rsidRPr="0080672F" w:rsidDel="00997B1E">
                <w:rPr>
                  <w:rFonts w:eastAsia="Times New Roman" w:cs="Times New Roman"/>
                  <w:color w:val="000000"/>
                  <w:sz w:val="20"/>
                  <w:szCs w:val="20"/>
                </w:rPr>
                <w:delText>0.989</w:delText>
              </w:r>
            </w:del>
          </w:p>
        </w:tc>
        <w:tc>
          <w:tcPr>
            <w:tcW w:w="454" w:type="pct"/>
            <w:tcBorders>
              <w:top w:val="nil"/>
              <w:left w:val="nil"/>
              <w:bottom w:val="nil"/>
              <w:right w:val="nil"/>
            </w:tcBorders>
            <w:shd w:val="clear" w:color="auto" w:fill="auto"/>
            <w:noWrap/>
            <w:vAlign w:val="bottom"/>
            <w:hideMark/>
            <w:tcPrChange w:id="2311"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238C8858" w14:textId="09E4B890" w:rsidR="000F19D2" w:rsidRPr="0080672F" w:rsidRDefault="000F19D2" w:rsidP="000F19D2">
            <w:pPr>
              <w:spacing w:line="240" w:lineRule="auto"/>
              <w:contextualSpacing w:val="0"/>
              <w:jc w:val="center"/>
              <w:rPr>
                <w:rFonts w:eastAsia="Times New Roman" w:cs="Times New Roman"/>
                <w:color w:val="000000"/>
                <w:sz w:val="20"/>
                <w:szCs w:val="20"/>
              </w:rPr>
            </w:pPr>
            <w:ins w:id="2312" w:author="Silver, Ian" w:date="2026-02-18T10:57:00Z" w16du:dateUtc="2026-02-18T15:57:00Z">
              <w:r>
                <w:rPr>
                  <w:color w:val="000000"/>
                  <w:sz w:val="20"/>
                  <w:szCs w:val="20"/>
                </w:rPr>
                <w:t>0.995</w:t>
              </w:r>
            </w:ins>
            <w:del w:id="2313" w:author="Silver, Ian" w:date="2026-02-18T10:57:00Z" w16du:dateUtc="2026-02-18T15:57:00Z">
              <w:r w:rsidRPr="0080672F" w:rsidDel="00997B1E">
                <w:rPr>
                  <w:rFonts w:eastAsia="Times New Roman" w:cs="Times New Roman"/>
                  <w:color w:val="000000"/>
                  <w:sz w:val="20"/>
                  <w:szCs w:val="20"/>
                </w:rPr>
                <w:delText>0.995</w:delText>
              </w:r>
            </w:del>
          </w:p>
        </w:tc>
        <w:tc>
          <w:tcPr>
            <w:tcW w:w="347" w:type="pct"/>
            <w:tcBorders>
              <w:top w:val="nil"/>
              <w:left w:val="nil"/>
              <w:bottom w:val="nil"/>
              <w:right w:val="nil"/>
            </w:tcBorders>
            <w:shd w:val="clear" w:color="auto" w:fill="auto"/>
            <w:noWrap/>
            <w:vAlign w:val="bottom"/>
            <w:hideMark/>
            <w:tcPrChange w:id="2314"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6157696A" w14:textId="78B755F8" w:rsidR="000F19D2" w:rsidRPr="0080672F" w:rsidRDefault="000F19D2" w:rsidP="000F19D2">
            <w:pPr>
              <w:spacing w:line="240" w:lineRule="auto"/>
              <w:contextualSpacing w:val="0"/>
              <w:jc w:val="center"/>
              <w:rPr>
                <w:rFonts w:eastAsia="Times New Roman" w:cs="Times New Roman"/>
                <w:color w:val="000000"/>
                <w:sz w:val="20"/>
                <w:szCs w:val="20"/>
              </w:rPr>
            </w:pPr>
            <w:ins w:id="2315" w:author="Silver, Ian" w:date="2026-02-18T10:57:00Z" w16du:dateUtc="2026-02-18T15:57:00Z">
              <w:r>
                <w:rPr>
                  <w:color w:val="000000"/>
                  <w:sz w:val="20"/>
                  <w:szCs w:val="20"/>
                </w:rPr>
                <w:t>1.001</w:t>
              </w:r>
            </w:ins>
            <w:del w:id="2316" w:author="Silver, Ian" w:date="2026-02-18T10:57:00Z" w16du:dateUtc="2026-02-18T15:57:00Z">
              <w:r w:rsidRPr="0080672F" w:rsidDel="00997B1E">
                <w:rPr>
                  <w:rFonts w:eastAsia="Times New Roman" w:cs="Times New Roman"/>
                  <w:color w:val="000000"/>
                  <w:sz w:val="20"/>
                  <w:szCs w:val="20"/>
                </w:rPr>
                <w:delText>1.001</w:delText>
              </w:r>
            </w:del>
          </w:p>
        </w:tc>
        <w:tc>
          <w:tcPr>
            <w:tcW w:w="419" w:type="pct"/>
            <w:tcBorders>
              <w:top w:val="nil"/>
              <w:left w:val="nil"/>
              <w:bottom w:val="nil"/>
              <w:right w:val="nil"/>
            </w:tcBorders>
            <w:shd w:val="clear" w:color="auto" w:fill="auto"/>
            <w:noWrap/>
            <w:vAlign w:val="bottom"/>
            <w:hideMark/>
            <w:tcPrChange w:id="2317"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7173F25A" w14:textId="7B5A131D" w:rsidR="000F19D2" w:rsidRPr="0080672F" w:rsidRDefault="000F19D2" w:rsidP="000F19D2">
            <w:pPr>
              <w:spacing w:line="240" w:lineRule="auto"/>
              <w:contextualSpacing w:val="0"/>
              <w:jc w:val="center"/>
              <w:rPr>
                <w:rFonts w:eastAsia="Times New Roman" w:cs="Times New Roman"/>
                <w:color w:val="000000"/>
                <w:sz w:val="20"/>
                <w:szCs w:val="20"/>
              </w:rPr>
            </w:pPr>
            <w:ins w:id="2318" w:author="Silver, Ian" w:date="2026-02-18T10:57:00Z" w16du:dateUtc="2026-02-18T15:57:00Z">
              <w:r>
                <w:rPr>
                  <w:color w:val="000000"/>
                  <w:sz w:val="20"/>
                  <w:szCs w:val="20"/>
                </w:rPr>
                <w:t>1638</w:t>
              </w:r>
            </w:ins>
            <w:del w:id="2319" w:author="Silver, Ian" w:date="2026-02-18T10:57:00Z" w16du:dateUtc="2026-02-18T15:57:00Z">
              <w:r w:rsidRPr="0080672F" w:rsidDel="00997B1E">
                <w:rPr>
                  <w:rFonts w:eastAsia="Times New Roman" w:cs="Times New Roman"/>
                  <w:color w:val="000000"/>
                  <w:sz w:val="20"/>
                  <w:szCs w:val="20"/>
                </w:rPr>
                <w:delText>1638</w:delText>
              </w:r>
            </w:del>
          </w:p>
        </w:tc>
        <w:tc>
          <w:tcPr>
            <w:tcW w:w="383" w:type="pct"/>
            <w:tcBorders>
              <w:top w:val="nil"/>
              <w:left w:val="nil"/>
              <w:bottom w:val="nil"/>
              <w:right w:val="nil"/>
            </w:tcBorders>
            <w:shd w:val="clear" w:color="auto" w:fill="auto"/>
            <w:noWrap/>
            <w:vAlign w:val="bottom"/>
            <w:hideMark/>
            <w:tcPrChange w:id="2320"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082567A7" w14:textId="0A65A610" w:rsidR="000F19D2" w:rsidRPr="0080672F" w:rsidRDefault="000F19D2" w:rsidP="000F19D2">
            <w:pPr>
              <w:spacing w:line="240" w:lineRule="auto"/>
              <w:contextualSpacing w:val="0"/>
              <w:jc w:val="center"/>
              <w:rPr>
                <w:rFonts w:eastAsia="Times New Roman" w:cs="Times New Roman"/>
                <w:color w:val="000000"/>
                <w:sz w:val="20"/>
                <w:szCs w:val="20"/>
              </w:rPr>
            </w:pPr>
            <w:ins w:id="2321" w:author="Silver, Ian" w:date="2026-02-18T10:57:00Z" w16du:dateUtc="2026-02-18T15:57:00Z">
              <w:r>
                <w:rPr>
                  <w:color w:val="000000"/>
                  <w:sz w:val="20"/>
                  <w:szCs w:val="20"/>
                </w:rPr>
                <w:t>3296</w:t>
              </w:r>
            </w:ins>
            <w:del w:id="2322" w:author="Silver, Ian" w:date="2026-02-18T10:57:00Z" w16du:dateUtc="2026-02-18T15:57:00Z">
              <w:r w:rsidRPr="0080672F" w:rsidDel="00997B1E">
                <w:rPr>
                  <w:rFonts w:eastAsia="Times New Roman" w:cs="Times New Roman"/>
                  <w:color w:val="000000"/>
                  <w:sz w:val="20"/>
                  <w:szCs w:val="20"/>
                </w:rPr>
                <w:delText>3296</w:delText>
              </w:r>
            </w:del>
          </w:p>
        </w:tc>
      </w:tr>
      <w:tr w:rsidR="000F19D2" w:rsidRPr="0080672F" w14:paraId="69B4EF13" w14:textId="77777777" w:rsidTr="00997B1E">
        <w:trPr>
          <w:trHeight w:val="20"/>
          <w:trPrChange w:id="2323" w:author="Silver, Ian" w:date="2026-02-18T10:57:00Z" w16du:dateUtc="2026-02-18T15:57:00Z">
            <w:trPr>
              <w:trHeight w:val="20"/>
            </w:trPr>
          </w:trPrChange>
        </w:trPr>
        <w:tc>
          <w:tcPr>
            <w:tcW w:w="2248" w:type="pct"/>
            <w:tcBorders>
              <w:top w:val="nil"/>
              <w:left w:val="nil"/>
              <w:bottom w:val="single" w:sz="8" w:space="0" w:color="auto"/>
              <w:right w:val="nil"/>
            </w:tcBorders>
            <w:shd w:val="clear" w:color="auto" w:fill="auto"/>
            <w:noWrap/>
            <w:vAlign w:val="center"/>
            <w:hideMark/>
            <w:tcPrChange w:id="2324" w:author="Silver, Ian" w:date="2026-02-18T10:57:00Z" w16du:dateUtc="2026-02-18T15:57:00Z">
              <w:tcPr>
                <w:tcW w:w="2248" w:type="pct"/>
                <w:tcBorders>
                  <w:top w:val="nil"/>
                  <w:left w:val="nil"/>
                  <w:bottom w:val="single" w:sz="8" w:space="0" w:color="auto"/>
                  <w:right w:val="nil"/>
                </w:tcBorders>
                <w:shd w:val="clear" w:color="auto" w:fill="auto"/>
                <w:noWrap/>
                <w:vAlign w:val="center"/>
                <w:hideMark/>
              </w:tcPr>
            </w:tcPrChange>
          </w:tcPr>
          <w:p w14:paraId="6A87283C" w14:textId="77777777" w:rsidR="000F19D2" w:rsidRPr="0080672F" w:rsidRDefault="000F19D2" w:rsidP="000F19D2">
            <w:pPr>
              <w:spacing w:line="240" w:lineRule="auto"/>
              <w:ind w:firstLineChars="100" w:firstLine="200"/>
              <w:contextualSpacing w:val="0"/>
              <w:rPr>
                <w:rFonts w:eastAsia="Times New Roman" w:cs="Times New Roman"/>
                <w:color w:val="000000"/>
                <w:sz w:val="20"/>
                <w:szCs w:val="20"/>
              </w:rPr>
            </w:pPr>
            <w:r w:rsidRPr="0080672F">
              <w:rPr>
                <w:rFonts w:eastAsia="Times New Roman" w:cs="Times New Roman"/>
                <w:color w:val="000000"/>
                <w:sz w:val="20"/>
                <w:szCs w:val="20"/>
              </w:rPr>
              <w:t>No Health Insurance 1997</w:t>
            </w:r>
          </w:p>
        </w:tc>
        <w:tc>
          <w:tcPr>
            <w:tcW w:w="401" w:type="pct"/>
            <w:tcBorders>
              <w:top w:val="nil"/>
              <w:left w:val="nil"/>
              <w:bottom w:val="nil"/>
              <w:right w:val="nil"/>
            </w:tcBorders>
            <w:shd w:val="clear" w:color="auto" w:fill="auto"/>
            <w:noWrap/>
            <w:vAlign w:val="bottom"/>
            <w:hideMark/>
            <w:tcPrChange w:id="2325" w:author="Silver, Ian" w:date="2026-02-18T10:57:00Z" w16du:dateUtc="2026-02-18T15:57:00Z">
              <w:tcPr>
                <w:tcW w:w="401" w:type="pct"/>
                <w:tcBorders>
                  <w:top w:val="nil"/>
                  <w:left w:val="nil"/>
                  <w:bottom w:val="nil"/>
                  <w:right w:val="nil"/>
                </w:tcBorders>
                <w:shd w:val="clear" w:color="auto" w:fill="auto"/>
                <w:noWrap/>
                <w:vAlign w:val="bottom"/>
                <w:hideMark/>
              </w:tcPr>
            </w:tcPrChange>
          </w:tcPr>
          <w:p w14:paraId="5E1F7A02" w14:textId="3DA1684E" w:rsidR="000F19D2" w:rsidRPr="0080672F" w:rsidRDefault="000F19D2" w:rsidP="000F19D2">
            <w:pPr>
              <w:spacing w:line="240" w:lineRule="auto"/>
              <w:contextualSpacing w:val="0"/>
              <w:jc w:val="center"/>
              <w:rPr>
                <w:rFonts w:eastAsia="Times New Roman" w:cs="Times New Roman"/>
                <w:color w:val="000000"/>
                <w:sz w:val="20"/>
                <w:szCs w:val="20"/>
              </w:rPr>
            </w:pPr>
            <w:ins w:id="2326" w:author="Silver, Ian" w:date="2026-02-18T10:57:00Z" w16du:dateUtc="2026-02-18T15:57:00Z">
              <w:r>
                <w:rPr>
                  <w:color w:val="000000"/>
                  <w:sz w:val="20"/>
                  <w:szCs w:val="20"/>
                </w:rPr>
                <w:t>1.776</w:t>
              </w:r>
            </w:ins>
            <w:del w:id="2327" w:author="Silver, Ian" w:date="2026-02-18T10:57:00Z" w16du:dateUtc="2026-02-18T15:57:00Z">
              <w:r w:rsidRPr="0080672F" w:rsidDel="00997B1E">
                <w:rPr>
                  <w:rFonts w:eastAsia="Times New Roman" w:cs="Times New Roman"/>
                  <w:color w:val="000000"/>
                  <w:sz w:val="20"/>
                  <w:szCs w:val="20"/>
                </w:rPr>
                <w:delText>1.776</w:delText>
              </w:r>
            </w:del>
          </w:p>
        </w:tc>
        <w:tc>
          <w:tcPr>
            <w:tcW w:w="294" w:type="pct"/>
            <w:tcBorders>
              <w:top w:val="nil"/>
              <w:left w:val="nil"/>
              <w:bottom w:val="nil"/>
              <w:right w:val="nil"/>
            </w:tcBorders>
            <w:shd w:val="clear" w:color="auto" w:fill="auto"/>
            <w:noWrap/>
            <w:vAlign w:val="center"/>
            <w:hideMark/>
            <w:tcPrChange w:id="2328" w:author="Silver, Ian" w:date="2026-02-18T10:57:00Z" w16du:dateUtc="2026-02-18T15:57:00Z">
              <w:tcPr>
                <w:tcW w:w="294" w:type="pct"/>
                <w:tcBorders>
                  <w:top w:val="nil"/>
                  <w:left w:val="nil"/>
                  <w:bottom w:val="nil"/>
                  <w:right w:val="nil"/>
                </w:tcBorders>
                <w:shd w:val="clear" w:color="auto" w:fill="auto"/>
                <w:noWrap/>
                <w:vAlign w:val="bottom"/>
                <w:hideMark/>
              </w:tcPr>
            </w:tcPrChange>
          </w:tcPr>
          <w:p w14:paraId="7898945C" w14:textId="3AF1318F" w:rsidR="000F19D2" w:rsidRPr="0080672F" w:rsidRDefault="000F19D2" w:rsidP="000F19D2">
            <w:pPr>
              <w:spacing w:line="240" w:lineRule="auto"/>
              <w:contextualSpacing w:val="0"/>
              <w:jc w:val="center"/>
              <w:rPr>
                <w:rFonts w:eastAsia="Times New Roman" w:cs="Times New Roman"/>
                <w:color w:val="000000"/>
                <w:sz w:val="20"/>
                <w:szCs w:val="20"/>
              </w:rPr>
            </w:pPr>
            <w:ins w:id="2329" w:author="Silver, Ian" w:date="2026-02-18T10:57:00Z" w16du:dateUtc="2026-02-18T15:57:00Z">
              <w:r>
                <w:rPr>
                  <w:color w:val="000000"/>
                  <w:sz w:val="20"/>
                  <w:szCs w:val="20"/>
                </w:rPr>
                <w:t>0.060</w:t>
              </w:r>
            </w:ins>
            <w:del w:id="2330" w:author="Silver, Ian" w:date="2026-02-18T10:57:00Z" w16du:dateUtc="2026-02-18T15:57:00Z">
              <w:r w:rsidRPr="0080672F" w:rsidDel="00997B1E">
                <w:rPr>
                  <w:rFonts w:eastAsia="Times New Roman" w:cs="Times New Roman"/>
                  <w:color w:val="000000"/>
                  <w:sz w:val="20"/>
                  <w:szCs w:val="20"/>
                </w:rPr>
                <w:delText>1.062</w:delText>
              </w:r>
            </w:del>
          </w:p>
        </w:tc>
        <w:tc>
          <w:tcPr>
            <w:tcW w:w="454" w:type="pct"/>
            <w:tcBorders>
              <w:top w:val="nil"/>
              <w:left w:val="nil"/>
              <w:bottom w:val="nil"/>
              <w:right w:val="nil"/>
            </w:tcBorders>
            <w:shd w:val="clear" w:color="auto" w:fill="auto"/>
            <w:noWrap/>
            <w:vAlign w:val="bottom"/>
            <w:hideMark/>
            <w:tcPrChange w:id="2331"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1080945F" w14:textId="720EF993" w:rsidR="000F19D2" w:rsidRPr="0080672F" w:rsidRDefault="000F19D2" w:rsidP="000F19D2">
            <w:pPr>
              <w:spacing w:line="240" w:lineRule="auto"/>
              <w:contextualSpacing w:val="0"/>
              <w:jc w:val="center"/>
              <w:rPr>
                <w:rFonts w:eastAsia="Times New Roman" w:cs="Times New Roman"/>
                <w:color w:val="000000"/>
                <w:sz w:val="20"/>
                <w:szCs w:val="20"/>
              </w:rPr>
            </w:pPr>
            <w:ins w:id="2332" w:author="Silver, Ian" w:date="2026-02-18T10:57:00Z" w16du:dateUtc="2026-02-18T15:57:00Z">
              <w:r>
                <w:rPr>
                  <w:color w:val="000000"/>
                  <w:sz w:val="20"/>
                  <w:szCs w:val="20"/>
                </w:rPr>
                <w:t>1.575</w:t>
              </w:r>
            </w:ins>
            <w:del w:id="2333" w:author="Silver, Ian" w:date="2026-02-18T10:57:00Z" w16du:dateUtc="2026-02-18T15:57:00Z">
              <w:r w:rsidRPr="0080672F" w:rsidDel="00997B1E">
                <w:rPr>
                  <w:rFonts w:eastAsia="Times New Roman" w:cs="Times New Roman"/>
                  <w:color w:val="000000"/>
                  <w:sz w:val="20"/>
                  <w:szCs w:val="20"/>
                </w:rPr>
                <w:delText>1.575</w:delText>
              </w:r>
            </w:del>
          </w:p>
        </w:tc>
        <w:tc>
          <w:tcPr>
            <w:tcW w:w="454" w:type="pct"/>
            <w:tcBorders>
              <w:top w:val="nil"/>
              <w:left w:val="nil"/>
              <w:bottom w:val="nil"/>
              <w:right w:val="nil"/>
            </w:tcBorders>
            <w:shd w:val="clear" w:color="auto" w:fill="auto"/>
            <w:noWrap/>
            <w:vAlign w:val="bottom"/>
            <w:hideMark/>
            <w:tcPrChange w:id="2334" w:author="Silver, Ian" w:date="2026-02-18T10:57:00Z" w16du:dateUtc="2026-02-18T15:57:00Z">
              <w:tcPr>
                <w:tcW w:w="454" w:type="pct"/>
                <w:tcBorders>
                  <w:top w:val="nil"/>
                  <w:left w:val="nil"/>
                  <w:bottom w:val="nil"/>
                  <w:right w:val="nil"/>
                </w:tcBorders>
                <w:shd w:val="clear" w:color="auto" w:fill="auto"/>
                <w:noWrap/>
                <w:vAlign w:val="bottom"/>
                <w:hideMark/>
              </w:tcPr>
            </w:tcPrChange>
          </w:tcPr>
          <w:p w14:paraId="2FC8B93C" w14:textId="08B283C5" w:rsidR="000F19D2" w:rsidRPr="0080672F" w:rsidRDefault="000F19D2" w:rsidP="000F19D2">
            <w:pPr>
              <w:spacing w:line="240" w:lineRule="auto"/>
              <w:contextualSpacing w:val="0"/>
              <w:jc w:val="center"/>
              <w:rPr>
                <w:rFonts w:eastAsia="Times New Roman" w:cs="Times New Roman"/>
                <w:color w:val="000000"/>
                <w:sz w:val="20"/>
                <w:szCs w:val="20"/>
              </w:rPr>
            </w:pPr>
            <w:ins w:id="2335" w:author="Silver, Ian" w:date="2026-02-18T10:57:00Z" w16du:dateUtc="2026-02-18T15:57:00Z">
              <w:r>
                <w:rPr>
                  <w:color w:val="000000"/>
                  <w:sz w:val="20"/>
                  <w:szCs w:val="20"/>
                </w:rPr>
                <w:t>1.993</w:t>
              </w:r>
            </w:ins>
            <w:del w:id="2336" w:author="Silver, Ian" w:date="2026-02-18T10:57:00Z" w16du:dateUtc="2026-02-18T15:57:00Z">
              <w:r w:rsidRPr="0080672F" w:rsidDel="00997B1E">
                <w:rPr>
                  <w:rFonts w:eastAsia="Times New Roman" w:cs="Times New Roman"/>
                  <w:color w:val="000000"/>
                  <w:sz w:val="20"/>
                  <w:szCs w:val="20"/>
                </w:rPr>
                <w:delText>1.993</w:delText>
              </w:r>
            </w:del>
          </w:p>
        </w:tc>
        <w:tc>
          <w:tcPr>
            <w:tcW w:w="347" w:type="pct"/>
            <w:tcBorders>
              <w:top w:val="nil"/>
              <w:left w:val="nil"/>
              <w:bottom w:val="nil"/>
              <w:right w:val="nil"/>
            </w:tcBorders>
            <w:shd w:val="clear" w:color="auto" w:fill="auto"/>
            <w:noWrap/>
            <w:vAlign w:val="bottom"/>
            <w:hideMark/>
            <w:tcPrChange w:id="2337" w:author="Silver, Ian" w:date="2026-02-18T10:57:00Z" w16du:dateUtc="2026-02-18T15:57:00Z">
              <w:tcPr>
                <w:tcW w:w="347" w:type="pct"/>
                <w:tcBorders>
                  <w:top w:val="nil"/>
                  <w:left w:val="nil"/>
                  <w:bottom w:val="nil"/>
                  <w:right w:val="nil"/>
                </w:tcBorders>
                <w:shd w:val="clear" w:color="auto" w:fill="auto"/>
                <w:noWrap/>
                <w:vAlign w:val="bottom"/>
                <w:hideMark/>
              </w:tcPr>
            </w:tcPrChange>
          </w:tcPr>
          <w:p w14:paraId="4276F988" w14:textId="1C7B47FC" w:rsidR="000F19D2" w:rsidRPr="0080672F" w:rsidRDefault="000F19D2" w:rsidP="000F19D2">
            <w:pPr>
              <w:spacing w:line="240" w:lineRule="auto"/>
              <w:contextualSpacing w:val="0"/>
              <w:jc w:val="center"/>
              <w:rPr>
                <w:rFonts w:eastAsia="Times New Roman" w:cs="Times New Roman"/>
                <w:color w:val="000000"/>
                <w:sz w:val="20"/>
                <w:szCs w:val="20"/>
              </w:rPr>
            </w:pPr>
            <w:ins w:id="2338" w:author="Silver, Ian" w:date="2026-02-18T10:57:00Z" w16du:dateUtc="2026-02-18T15:57:00Z">
              <w:r>
                <w:rPr>
                  <w:color w:val="000000"/>
                  <w:sz w:val="20"/>
                  <w:szCs w:val="20"/>
                </w:rPr>
                <w:t>1.003</w:t>
              </w:r>
            </w:ins>
            <w:del w:id="2339" w:author="Silver, Ian" w:date="2026-02-18T10:57:00Z" w16du:dateUtc="2026-02-18T15:57:00Z">
              <w:r w:rsidRPr="0080672F" w:rsidDel="00997B1E">
                <w:rPr>
                  <w:rFonts w:eastAsia="Times New Roman" w:cs="Times New Roman"/>
                  <w:color w:val="000000"/>
                  <w:sz w:val="20"/>
                  <w:szCs w:val="20"/>
                </w:rPr>
                <w:delText>1.003</w:delText>
              </w:r>
            </w:del>
          </w:p>
        </w:tc>
        <w:tc>
          <w:tcPr>
            <w:tcW w:w="419" w:type="pct"/>
            <w:tcBorders>
              <w:top w:val="nil"/>
              <w:left w:val="nil"/>
              <w:bottom w:val="nil"/>
              <w:right w:val="nil"/>
            </w:tcBorders>
            <w:shd w:val="clear" w:color="auto" w:fill="auto"/>
            <w:noWrap/>
            <w:vAlign w:val="bottom"/>
            <w:hideMark/>
            <w:tcPrChange w:id="2340" w:author="Silver, Ian" w:date="2026-02-18T10:57:00Z" w16du:dateUtc="2026-02-18T15:57:00Z">
              <w:tcPr>
                <w:tcW w:w="419" w:type="pct"/>
                <w:tcBorders>
                  <w:top w:val="nil"/>
                  <w:left w:val="nil"/>
                  <w:bottom w:val="nil"/>
                  <w:right w:val="nil"/>
                </w:tcBorders>
                <w:shd w:val="clear" w:color="auto" w:fill="auto"/>
                <w:noWrap/>
                <w:vAlign w:val="bottom"/>
                <w:hideMark/>
              </w:tcPr>
            </w:tcPrChange>
          </w:tcPr>
          <w:p w14:paraId="694F9BDD" w14:textId="571CA57E" w:rsidR="000F19D2" w:rsidRPr="0080672F" w:rsidRDefault="000F19D2" w:rsidP="000F19D2">
            <w:pPr>
              <w:spacing w:line="240" w:lineRule="auto"/>
              <w:contextualSpacing w:val="0"/>
              <w:jc w:val="center"/>
              <w:rPr>
                <w:rFonts w:eastAsia="Times New Roman" w:cs="Times New Roman"/>
                <w:color w:val="000000"/>
                <w:sz w:val="20"/>
                <w:szCs w:val="20"/>
              </w:rPr>
            </w:pPr>
            <w:ins w:id="2341" w:author="Silver, Ian" w:date="2026-02-18T10:57:00Z" w16du:dateUtc="2026-02-18T15:57:00Z">
              <w:r>
                <w:rPr>
                  <w:color w:val="000000"/>
                  <w:sz w:val="20"/>
                  <w:szCs w:val="20"/>
                </w:rPr>
                <w:t>1104</w:t>
              </w:r>
            </w:ins>
            <w:del w:id="2342" w:author="Silver, Ian" w:date="2026-02-18T10:57:00Z" w16du:dateUtc="2026-02-18T15:57:00Z">
              <w:r w:rsidRPr="0080672F" w:rsidDel="00997B1E">
                <w:rPr>
                  <w:rFonts w:eastAsia="Times New Roman" w:cs="Times New Roman"/>
                  <w:color w:val="000000"/>
                  <w:sz w:val="20"/>
                  <w:szCs w:val="20"/>
                </w:rPr>
                <w:delText>1104</w:delText>
              </w:r>
            </w:del>
          </w:p>
        </w:tc>
        <w:tc>
          <w:tcPr>
            <w:tcW w:w="383" w:type="pct"/>
            <w:tcBorders>
              <w:top w:val="nil"/>
              <w:left w:val="nil"/>
              <w:bottom w:val="nil"/>
              <w:right w:val="nil"/>
            </w:tcBorders>
            <w:shd w:val="clear" w:color="auto" w:fill="auto"/>
            <w:noWrap/>
            <w:vAlign w:val="bottom"/>
            <w:hideMark/>
            <w:tcPrChange w:id="2343" w:author="Silver, Ian" w:date="2026-02-18T10:57:00Z" w16du:dateUtc="2026-02-18T15:57:00Z">
              <w:tcPr>
                <w:tcW w:w="383" w:type="pct"/>
                <w:tcBorders>
                  <w:top w:val="nil"/>
                  <w:left w:val="nil"/>
                  <w:bottom w:val="nil"/>
                  <w:right w:val="nil"/>
                </w:tcBorders>
                <w:shd w:val="clear" w:color="auto" w:fill="auto"/>
                <w:noWrap/>
                <w:vAlign w:val="bottom"/>
                <w:hideMark/>
              </w:tcPr>
            </w:tcPrChange>
          </w:tcPr>
          <w:p w14:paraId="2E1B55BD" w14:textId="528DAB44" w:rsidR="000F19D2" w:rsidRPr="0080672F" w:rsidRDefault="000F19D2" w:rsidP="000F19D2">
            <w:pPr>
              <w:spacing w:line="240" w:lineRule="auto"/>
              <w:contextualSpacing w:val="0"/>
              <w:jc w:val="center"/>
              <w:rPr>
                <w:rFonts w:eastAsia="Times New Roman" w:cs="Times New Roman"/>
                <w:color w:val="000000"/>
                <w:sz w:val="20"/>
                <w:szCs w:val="20"/>
              </w:rPr>
            </w:pPr>
            <w:ins w:id="2344" w:author="Silver, Ian" w:date="2026-02-18T10:57:00Z" w16du:dateUtc="2026-02-18T15:57:00Z">
              <w:r>
                <w:rPr>
                  <w:color w:val="000000"/>
                  <w:sz w:val="20"/>
                  <w:szCs w:val="20"/>
                </w:rPr>
                <w:t>1994</w:t>
              </w:r>
            </w:ins>
            <w:del w:id="2345" w:author="Silver, Ian" w:date="2026-02-18T10:57:00Z" w16du:dateUtc="2026-02-18T15:57:00Z">
              <w:r w:rsidRPr="0080672F" w:rsidDel="00997B1E">
                <w:rPr>
                  <w:rFonts w:eastAsia="Times New Roman" w:cs="Times New Roman"/>
                  <w:color w:val="000000"/>
                  <w:sz w:val="20"/>
                  <w:szCs w:val="20"/>
                </w:rPr>
                <w:delText>1994</w:delText>
              </w:r>
            </w:del>
          </w:p>
        </w:tc>
      </w:tr>
      <w:tr w:rsidR="0080672F" w:rsidRPr="0080672F" w14:paraId="2EC7B6C4" w14:textId="77777777" w:rsidTr="000F19D2">
        <w:trPr>
          <w:trHeight w:val="20"/>
          <w:trPrChange w:id="2346" w:author="Silver, Ian" w:date="2026-02-18T10:57:00Z" w16du:dateUtc="2026-02-18T15:57:00Z">
            <w:trPr>
              <w:trHeight w:val="20"/>
            </w:trPr>
          </w:trPrChange>
        </w:trPr>
        <w:tc>
          <w:tcPr>
            <w:tcW w:w="5000" w:type="pct"/>
            <w:gridSpan w:val="8"/>
            <w:tcBorders>
              <w:top w:val="single" w:sz="8" w:space="0" w:color="auto"/>
              <w:left w:val="nil"/>
              <w:bottom w:val="single" w:sz="8" w:space="0" w:color="auto"/>
              <w:right w:val="nil"/>
            </w:tcBorders>
            <w:shd w:val="clear" w:color="auto" w:fill="auto"/>
            <w:noWrap/>
            <w:vAlign w:val="center"/>
            <w:hideMark/>
            <w:tcPrChange w:id="2347" w:author="Silver, Ian" w:date="2026-02-18T10:57:00Z" w16du:dateUtc="2026-02-18T15:57:00Z">
              <w:tcPr>
                <w:tcW w:w="5000" w:type="pct"/>
                <w:gridSpan w:val="8"/>
                <w:tcBorders>
                  <w:top w:val="single" w:sz="8" w:space="0" w:color="auto"/>
                  <w:left w:val="nil"/>
                  <w:bottom w:val="single" w:sz="8" w:space="0" w:color="auto"/>
                  <w:right w:val="nil"/>
                </w:tcBorders>
                <w:shd w:val="clear" w:color="auto" w:fill="auto"/>
                <w:noWrap/>
                <w:vAlign w:val="center"/>
                <w:hideMark/>
              </w:tcPr>
            </w:tcPrChange>
          </w:tcPr>
          <w:p w14:paraId="5D44ADAD" w14:textId="77777777" w:rsidR="0080672F" w:rsidRPr="0080672F" w:rsidRDefault="0080672F" w:rsidP="0080672F">
            <w:pPr>
              <w:spacing w:line="240" w:lineRule="auto"/>
              <w:contextualSpacing w:val="0"/>
              <w:jc w:val="center"/>
              <w:rPr>
                <w:rFonts w:eastAsia="Times New Roman" w:cs="Times New Roman"/>
                <w:b/>
                <w:bCs/>
                <w:color w:val="000000"/>
                <w:sz w:val="20"/>
                <w:szCs w:val="20"/>
              </w:rPr>
            </w:pPr>
            <w:r w:rsidRPr="0080672F">
              <w:rPr>
                <w:rFonts w:eastAsia="Times New Roman" w:cs="Times New Roman"/>
                <w:b/>
                <w:bCs/>
                <w:color w:val="000000"/>
                <w:sz w:val="20"/>
                <w:szCs w:val="20"/>
              </w:rPr>
              <w:t>Random Effects</w:t>
            </w:r>
          </w:p>
        </w:tc>
      </w:tr>
      <w:tr w:rsidR="004211EE" w:rsidRPr="0080672F" w14:paraId="0169D00B" w14:textId="77777777" w:rsidTr="000F19D2">
        <w:trPr>
          <w:trHeight w:val="20"/>
          <w:trPrChange w:id="2348" w:author="Silver, Ian" w:date="2026-02-18T10:57:00Z" w16du:dateUtc="2026-02-18T15:57:00Z">
            <w:trPr>
              <w:trHeight w:val="20"/>
            </w:trPr>
          </w:trPrChange>
        </w:trPr>
        <w:tc>
          <w:tcPr>
            <w:tcW w:w="2248" w:type="pct"/>
            <w:tcBorders>
              <w:top w:val="nil"/>
              <w:left w:val="nil"/>
              <w:bottom w:val="single" w:sz="8" w:space="0" w:color="auto"/>
              <w:right w:val="nil"/>
            </w:tcBorders>
            <w:shd w:val="clear" w:color="auto" w:fill="auto"/>
            <w:noWrap/>
            <w:vAlign w:val="center"/>
            <w:hideMark/>
            <w:tcPrChange w:id="2349" w:author="Silver, Ian" w:date="2026-02-18T10:57:00Z" w16du:dateUtc="2026-02-18T15:57:00Z">
              <w:tcPr>
                <w:tcW w:w="2248" w:type="pct"/>
                <w:tcBorders>
                  <w:top w:val="nil"/>
                  <w:left w:val="nil"/>
                  <w:bottom w:val="single" w:sz="8" w:space="0" w:color="auto"/>
                  <w:right w:val="nil"/>
                </w:tcBorders>
                <w:shd w:val="clear" w:color="auto" w:fill="auto"/>
                <w:noWrap/>
                <w:vAlign w:val="center"/>
                <w:hideMark/>
              </w:tcPr>
            </w:tcPrChange>
          </w:tcPr>
          <w:p w14:paraId="3EBB4CC7" w14:textId="77777777" w:rsidR="004211EE" w:rsidRPr="0080672F" w:rsidRDefault="004211EE" w:rsidP="004211EE">
            <w:pPr>
              <w:spacing w:line="240" w:lineRule="auto"/>
              <w:contextualSpacing w:val="0"/>
              <w:rPr>
                <w:rFonts w:eastAsia="Times New Roman" w:cs="Times New Roman"/>
                <w:color w:val="000000"/>
                <w:sz w:val="20"/>
                <w:szCs w:val="20"/>
              </w:rPr>
            </w:pPr>
            <w:r w:rsidRPr="0080672F">
              <w:rPr>
                <w:rFonts w:eastAsia="Times New Roman" w:cs="Times New Roman"/>
                <w:color w:val="000000"/>
                <w:sz w:val="20"/>
                <w:szCs w:val="20"/>
              </w:rPr>
              <w:t>Individual</w:t>
            </w:r>
          </w:p>
        </w:tc>
        <w:tc>
          <w:tcPr>
            <w:tcW w:w="401" w:type="pct"/>
            <w:tcBorders>
              <w:top w:val="nil"/>
              <w:left w:val="nil"/>
              <w:bottom w:val="single" w:sz="8" w:space="0" w:color="auto"/>
              <w:right w:val="nil"/>
            </w:tcBorders>
            <w:shd w:val="clear" w:color="auto" w:fill="auto"/>
            <w:noWrap/>
            <w:vAlign w:val="center"/>
            <w:hideMark/>
            <w:tcPrChange w:id="2350" w:author="Silver, Ian" w:date="2026-02-18T10:57:00Z" w16du:dateUtc="2026-02-18T15:57:00Z">
              <w:tcPr>
                <w:tcW w:w="401" w:type="pct"/>
                <w:tcBorders>
                  <w:top w:val="nil"/>
                  <w:left w:val="nil"/>
                  <w:bottom w:val="single" w:sz="8" w:space="0" w:color="auto"/>
                  <w:right w:val="nil"/>
                </w:tcBorders>
                <w:shd w:val="clear" w:color="auto" w:fill="auto"/>
                <w:noWrap/>
                <w:vAlign w:val="center"/>
                <w:hideMark/>
              </w:tcPr>
            </w:tcPrChange>
          </w:tcPr>
          <w:p w14:paraId="327D4463" w14:textId="6B0876BA" w:rsidR="004211EE" w:rsidRPr="0080672F" w:rsidRDefault="004211EE" w:rsidP="004211EE">
            <w:pPr>
              <w:spacing w:line="240" w:lineRule="auto"/>
              <w:contextualSpacing w:val="0"/>
              <w:jc w:val="center"/>
              <w:rPr>
                <w:rFonts w:eastAsia="Times New Roman" w:cs="Times New Roman"/>
                <w:color w:val="000000"/>
                <w:sz w:val="20"/>
                <w:szCs w:val="20"/>
              </w:rPr>
            </w:pPr>
            <w:r>
              <w:rPr>
                <w:color w:val="000000"/>
                <w:sz w:val="20"/>
                <w:szCs w:val="20"/>
              </w:rPr>
              <w:t>4.050</w:t>
            </w:r>
          </w:p>
        </w:tc>
        <w:tc>
          <w:tcPr>
            <w:tcW w:w="294" w:type="pct"/>
            <w:tcBorders>
              <w:top w:val="nil"/>
              <w:left w:val="nil"/>
              <w:bottom w:val="single" w:sz="8" w:space="0" w:color="auto"/>
              <w:right w:val="nil"/>
            </w:tcBorders>
            <w:shd w:val="clear" w:color="auto" w:fill="auto"/>
            <w:noWrap/>
            <w:vAlign w:val="center"/>
            <w:hideMark/>
            <w:tcPrChange w:id="2351" w:author="Silver, Ian" w:date="2026-02-18T10:57:00Z" w16du:dateUtc="2026-02-18T15:57:00Z">
              <w:tcPr>
                <w:tcW w:w="294" w:type="pct"/>
                <w:tcBorders>
                  <w:top w:val="nil"/>
                  <w:left w:val="nil"/>
                  <w:bottom w:val="single" w:sz="8" w:space="0" w:color="auto"/>
                  <w:right w:val="nil"/>
                </w:tcBorders>
                <w:shd w:val="clear" w:color="auto" w:fill="auto"/>
                <w:noWrap/>
                <w:vAlign w:val="center"/>
                <w:hideMark/>
              </w:tcPr>
            </w:tcPrChange>
          </w:tcPr>
          <w:p w14:paraId="0AB5587E" w14:textId="30D6B615" w:rsidR="004211EE" w:rsidRPr="0080672F" w:rsidRDefault="004211EE" w:rsidP="004211EE">
            <w:pPr>
              <w:spacing w:line="240" w:lineRule="auto"/>
              <w:contextualSpacing w:val="0"/>
              <w:jc w:val="center"/>
              <w:rPr>
                <w:rFonts w:eastAsia="Times New Roman" w:cs="Times New Roman"/>
                <w:color w:val="000000"/>
                <w:sz w:val="20"/>
                <w:szCs w:val="20"/>
              </w:rPr>
            </w:pPr>
            <w:del w:id="2352" w:author="Silver, Ian" w:date="2026-02-18T10:57:00Z" w16du:dateUtc="2026-02-18T15:57:00Z">
              <w:r w:rsidDel="000F19D2">
                <w:rPr>
                  <w:color w:val="000000"/>
                  <w:sz w:val="20"/>
                  <w:szCs w:val="20"/>
                </w:rPr>
                <w:delText>1.242</w:delText>
              </w:r>
            </w:del>
            <w:ins w:id="2353" w:author="Silver, Ian" w:date="2026-02-18T10:57:00Z" w16du:dateUtc="2026-02-18T15:57:00Z">
              <w:r w:rsidR="000F19D2">
                <w:rPr>
                  <w:color w:val="000000"/>
                  <w:sz w:val="20"/>
                  <w:szCs w:val="20"/>
                </w:rPr>
                <w:t>0.</w:t>
              </w:r>
            </w:ins>
            <w:ins w:id="2354" w:author="Silver, Ian" w:date="2026-02-18T10:58:00Z" w16du:dateUtc="2026-02-18T15:58:00Z">
              <w:r w:rsidR="000F19D2">
                <w:rPr>
                  <w:color w:val="000000"/>
                  <w:sz w:val="20"/>
                  <w:szCs w:val="20"/>
                </w:rPr>
                <w:t>02</w:t>
              </w:r>
            </w:ins>
          </w:p>
        </w:tc>
        <w:tc>
          <w:tcPr>
            <w:tcW w:w="454" w:type="pct"/>
            <w:tcBorders>
              <w:top w:val="nil"/>
              <w:left w:val="nil"/>
              <w:bottom w:val="single" w:sz="8" w:space="0" w:color="auto"/>
              <w:right w:val="nil"/>
            </w:tcBorders>
            <w:shd w:val="clear" w:color="auto" w:fill="auto"/>
            <w:noWrap/>
            <w:vAlign w:val="center"/>
            <w:hideMark/>
            <w:tcPrChange w:id="2355" w:author="Silver, Ian" w:date="2026-02-18T10:57:00Z" w16du:dateUtc="2026-02-18T15:57:00Z">
              <w:tcPr>
                <w:tcW w:w="454" w:type="pct"/>
                <w:tcBorders>
                  <w:top w:val="nil"/>
                  <w:left w:val="nil"/>
                  <w:bottom w:val="single" w:sz="8" w:space="0" w:color="auto"/>
                  <w:right w:val="nil"/>
                </w:tcBorders>
                <w:shd w:val="clear" w:color="auto" w:fill="auto"/>
                <w:noWrap/>
                <w:vAlign w:val="center"/>
                <w:hideMark/>
              </w:tcPr>
            </w:tcPrChange>
          </w:tcPr>
          <w:p w14:paraId="6A109B09" w14:textId="65176EF9" w:rsidR="004211EE" w:rsidRPr="0080672F" w:rsidRDefault="004211EE" w:rsidP="004211EE">
            <w:pPr>
              <w:spacing w:line="240" w:lineRule="auto"/>
              <w:contextualSpacing w:val="0"/>
              <w:jc w:val="center"/>
              <w:rPr>
                <w:rFonts w:eastAsia="Times New Roman" w:cs="Times New Roman"/>
                <w:color w:val="000000"/>
                <w:sz w:val="20"/>
                <w:szCs w:val="20"/>
              </w:rPr>
            </w:pPr>
            <w:r>
              <w:rPr>
                <w:color w:val="000000"/>
                <w:sz w:val="20"/>
                <w:szCs w:val="20"/>
              </w:rPr>
              <w:t>2.664</w:t>
            </w:r>
          </w:p>
        </w:tc>
        <w:tc>
          <w:tcPr>
            <w:tcW w:w="454" w:type="pct"/>
            <w:tcBorders>
              <w:top w:val="nil"/>
              <w:left w:val="nil"/>
              <w:bottom w:val="single" w:sz="8" w:space="0" w:color="auto"/>
              <w:right w:val="nil"/>
            </w:tcBorders>
            <w:shd w:val="clear" w:color="auto" w:fill="auto"/>
            <w:noWrap/>
            <w:vAlign w:val="center"/>
            <w:hideMark/>
            <w:tcPrChange w:id="2356" w:author="Silver, Ian" w:date="2026-02-18T10:57:00Z" w16du:dateUtc="2026-02-18T15:57:00Z">
              <w:tcPr>
                <w:tcW w:w="454" w:type="pct"/>
                <w:tcBorders>
                  <w:top w:val="nil"/>
                  <w:left w:val="nil"/>
                  <w:bottom w:val="single" w:sz="8" w:space="0" w:color="auto"/>
                  <w:right w:val="nil"/>
                </w:tcBorders>
                <w:shd w:val="clear" w:color="auto" w:fill="auto"/>
                <w:noWrap/>
                <w:vAlign w:val="center"/>
                <w:hideMark/>
              </w:tcPr>
            </w:tcPrChange>
          </w:tcPr>
          <w:p w14:paraId="1A188A21" w14:textId="2DCC8267" w:rsidR="004211EE" w:rsidRPr="0080672F" w:rsidRDefault="004211EE" w:rsidP="004211EE">
            <w:pPr>
              <w:spacing w:line="240" w:lineRule="auto"/>
              <w:contextualSpacing w:val="0"/>
              <w:jc w:val="center"/>
              <w:rPr>
                <w:rFonts w:eastAsia="Times New Roman" w:cs="Times New Roman"/>
                <w:color w:val="000000"/>
                <w:sz w:val="20"/>
                <w:szCs w:val="20"/>
              </w:rPr>
            </w:pPr>
            <w:r>
              <w:rPr>
                <w:color w:val="000000"/>
                <w:sz w:val="20"/>
                <w:szCs w:val="20"/>
              </w:rPr>
              <w:t>6.160</w:t>
            </w:r>
          </w:p>
        </w:tc>
        <w:tc>
          <w:tcPr>
            <w:tcW w:w="347" w:type="pct"/>
            <w:tcBorders>
              <w:top w:val="nil"/>
              <w:left w:val="nil"/>
              <w:bottom w:val="single" w:sz="8" w:space="0" w:color="auto"/>
              <w:right w:val="nil"/>
            </w:tcBorders>
            <w:shd w:val="clear" w:color="auto" w:fill="auto"/>
            <w:noWrap/>
            <w:vAlign w:val="center"/>
            <w:hideMark/>
            <w:tcPrChange w:id="2357" w:author="Silver, Ian" w:date="2026-02-18T10:57:00Z" w16du:dateUtc="2026-02-18T15:57:00Z">
              <w:tcPr>
                <w:tcW w:w="347" w:type="pct"/>
                <w:tcBorders>
                  <w:top w:val="nil"/>
                  <w:left w:val="nil"/>
                  <w:bottom w:val="single" w:sz="8" w:space="0" w:color="auto"/>
                  <w:right w:val="nil"/>
                </w:tcBorders>
                <w:shd w:val="clear" w:color="auto" w:fill="auto"/>
                <w:noWrap/>
                <w:vAlign w:val="center"/>
                <w:hideMark/>
              </w:tcPr>
            </w:tcPrChange>
          </w:tcPr>
          <w:p w14:paraId="3A77D002" w14:textId="12BFFAB1" w:rsidR="004211EE" w:rsidRPr="0080672F" w:rsidRDefault="004211EE" w:rsidP="004211EE">
            <w:pPr>
              <w:spacing w:line="240" w:lineRule="auto"/>
              <w:contextualSpacing w:val="0"/>
              <w:jc w:val="center"/>
              <w:rPr>
                <w:rFonts w:eastAsia="Times New Roman" w:cs="Times New Roman"/>
                <w:color w:val="000000"/>
                <w:sz w:val="20"/>
                <w:szCs w:val="20"/>
              </w:rPr>
            </w:pPr>
            <w:r>
              <w:rPr>
                <w:color w:val="000000"/>
                <w:sz w:val="20"/>
                <w:szCs w:val="20"/>
              </w:rPr>
              <w:t>1.003</w:t>
            </w:r>
          </w:p>
        </w:tc>
        <w:tc>
          <w:tcPr>
            <w:tcW w:w="419" w:type="pct"/>
            <w:tcBorders>
              <w:top w:val="nil"/>
              <w:left w:val="nil"/>
              <w:bottom w:val="single" w:sz="8" w:space="0" w:color="auto"/>
              <w:right w:val="nil"/>
            </w:tcBorders>
            <w:shd w:val="clear" w:color="auto" w:fill="auto"/>
            <w:noWrap/>
            <w:vAlign w:val="center"/>
            <w:hideMark/>
            <w:tcPrChange w:id="2358" w:author="Silver, Ian" w:date="2026-02-18T10:57:00Z" w16du:dateUtc="2026-02-18T15:57:00Z">
              <w:tcPr>
                <w:tcW w:w="419" w:type="pct"/>
                <w:tcBorders>
                  <w:top w:val="nil"/>
                  <w:left w:val="nil"/>
                  <w:bottom w:val="single" w:sz="8" w:space="0" w:color="auto"/>
                  <w:right w:val="nil"/>
                </w:tcBorders>
                <w:shd w:val="clear" w:color="auto" w:fill="auto"/>
                <w:noWrap/>
                <w:vAlign w:val="center"/>
                <w:hideMark/>
              </w:tcPr>
            </w:tcPrChange>
          </w:tcPr>
          <w:p w14:paraId="2173A329" w14:textId="77777777" w:rsidR="004211EE" w:rsidRPr="0080672F" w:rsidRDefault="004211EE" w:rsidP="004211EE">
            <w:pPr>
              <w:spacing w:line="240" w:lineRule="auto"/>
              <w:contextualSpacing w:val="0"/>
              <w:jc w:val="center"/>
              <w:rPr>
                <w:rFonts w:eastAsia="Times New Roman" w:cs="Times New Roman"/>
                <w:color w:val="000000"/>
                <w:sz w:val="20"/>
                <w:szCs w:val="20"/>
              </w:rPr>
            </w:pPr>
            <w:r w:rsidRPr="0080672F">
              <w:rPr>
                <w:rFonts w:eastAsia="Times New Roman" w:cs="Times New Roman"/>
                <w:color w:val="000000"/>
                <w:sz w:val="20"/>
                <w:szCs w:val="20"/>
              </w:rPr>
              <w:t>1875</w:t>
            </w:r>
          </w:p>
        </w:tc>
        <w:tc>
          <w:tcPr>
            <w:tcW w:w="383" w:type="pct"/>
            <w:tcBorders>
              <w:top w:val="nil"/>
              <w:left w:val="nil"/>
              <w:bottom w:val="single" w:sz="8" w:space="0" w:color="auto"/>
              <w:right w:val="nil"/>
            </w:tcBorders>
            <w:shd w:val="clear" w:color="auto" w:fill="auto"/>
            <w:noWrap/>
            <w:vAlign w:val="center"/>
            <w:hideMark/>
            <w:tcPrChange w:id="2359" w:author="Silver, Ian" w:date="2026-02-18T10:57:00Z" w16du:dateUtc="2026-02-18T15:57:00Z">
              <w:tcPr>
                <w:tcW w:w="383" w:type="pct"/>
                <w:tcBorders>
                  <w:top w:val="nil"/>
                  <w:left w:val="nil"/>
                  <w:bottom w:val="single" w:sz="8" w:space="0" w:color="auto"/>
                  <w:right w:val="nil"/>
                </w:tcBorders>
                <w:shd w:val="clear" w:color="auto" w:fill="auto"/>
                <w:noWrap/>
                <w:vAlign w:val="center"/>
                <w:hideMark/>
              </w:tcPr>
            </w:tcPrChange>
          </w:tcPr>
          <w:p w14:paraId="6C472BD7" w14:textId="77777777" w:rsidR="004211EE" w:rsidRPr="0080672F" w:rsidRDefault="004211EE" w:rsidP="004211EE">
            <w:pPr>
              <w:spacing w:line="240" w:lineRule="auto"/>
              <w:contextualSpacing w:val="0"/>
              <w:jc w:val="center"/>
              <w:rPr>
                <w:rFonts w:eastAsia="Times New Roman" w:cs="Times New Roman"/>
                <w:color w:val="000000"/>
                <w:sz w:val="20"/>
                <w:szCs w:val="20"/>
              </w:rPr>
            </w:pPr>
            <w:r w:rsidRPr="0080672F">
              <w:rPr>
                <w:rFonts w:eastAsia="Times New Roman" w:cs="Times New Roman"/>
                <w:color w:val="000000"/>
                <w:sz w:val="20"/>
                <w:szCs w:val="20"/>
              </w:rPr>
              <w:t>3492</w:t>
            </w:r>
          </w:p>
        </w:tc>
      </w:tr>
      <w:tr w:rsidR="0080672F" w:rsidRPr="0080672F" w14:paraId="5433A3B8" w14:textId="77777777" w:rsidTr="000F19D2">
        <w:trPr>
          <w:trHeight w:val="20"/>
          <w:trPrChange w:id="2360" w:author="Silver, Ian" w:date="2026-02-18T10:57:00Z" w16du:dateUtc="2026-02-18T15:57:00Z">
            <w:trPr>
              <w:trHeight w:val="20"/>
            </w:trPr>
          </w:trPrChange>
        </w:trPr>
        <w:tc>
          <w:tcPr>
            <w:tcW w:w="2248" w:type="pct"/>
            <w:tcBorders>
              <w:top w:val="nil"/>
              <w:left w:val="nil"/>
              <w:bottom w:val="nil"/>
              <w:right w:val="nil"/>
            </w:tcBorders>
            <w:shd w:val="clear" w:color="auto" w:fill="auto"/>
            <w:noWrap/>
            <w:vAlign w:val="center"/>
            <w:hideMark/>
            <w:tcPrChange w:id="2361" w:author="Silver, Ian" w:date="2026-02-18T10:57:00Z" w16du:dateUtc="2026-02-18T15:57:00Z">
              <w:tcPr>
                <w:tcW w:w="2248" w:type="pct"/>
                <w:tcBorders>
                  <w:top w:val="nil"/>
                  <w:left w:val="nil"/>
                  <w:bottom w:val="nil"/>
                  <w:right w:val="nil"/>
                </w:tcBorders>
                <w:shd w:val="clear" w:color="auto" w:fill="auto"/>
                <w:noWrap/>
                <w:vAlign w:val="center"/>
                <w:hideMark/>
              </w:tcPr>
            </w:tcPrChange>
          </w:tcPr>
          <w:p w14:paraId="535EF011" w14:textId="77777777" w:rsidR="0080672F" w:rsidRPr="0080672F" w:rsidRDefault="0080672F" w:rsidP="0080672F">
            <w:pPr>
              <w:spacing w:line="240" w:lineRule="auto"/>
              <w:contextualSpacing w:val="0"/>
              <w:jc w:val="center"/>
              <w:rPr>
                <w:rFonts w:eastAsia="Times New Roman" w:cs="Times New Roman"/>
                <w:color w:val="000000"/>
                <w:sz w:val="20"/>
                <w:szCs w:val="20"/>
              </w:rPr>
            </w:pPr>
            <w:r w:rsidRPr="0080672F">
              <w:rPr>
                <w:rFonts w:eastAsia="Times New Roman" w:cs="Times New Roman"/>
                <w:color w:val="000000"/>
                <w:sz w:val="20"/>
                <w:szCs w:val="20"/>
              </w:rPr>
              <w:t>N-Observations</w:t>
            </w:r>
          </w:p>
        </w:tc>
        <w:tc>
          <w:tcPr>
            <w:tcW w:w="2752" w:type="pct"/>
            <w:gridSpan w:val="7"/>
            <w:tcBorders>
              <w:top w:val="single" w:sz="8" w:space="0" w:color="auto"/>
              <w:left w:val="nil"/>
              <w:bottom w:val="nil"/>
              <w:right w:val="nil"/>
            </w:tcBorders>
            <w:shd w:val="clear" w:color="auto" w:fill="auto"/>
            <w:noWrap/>
            <w:vAlign w:val="center"/>
            <w:hideMark/>
            <w:tcPrChange w:id="2362" w:author="Silver, Ian" w:date="2026-02-18T10:57:00Z" w16du:dateUtc="2026-02-18T15:57:00Z">
              <w:tcPr>
                <w:tcW w:w="2752" w:type="pct"/>
                <w:gridSpan w:val="7"/>
                <w:tcBorders>
                  <w:top w:val="single" w:sz="8" w:space="0" w:color="auto"/>
                  <w:left w:val="nil"/>
                  <w:bottom w:val="nil"/>
                  <w:right w:val="nil"/>
                </w:tcBorders>
                <w:shd w:val="clear" w:color="auto" w:fill="auto"/>
                <w:noWrap/>
                <w:vAlign w:val="center"/>
                <w:hideMark/>
              </w:tcPr>
            </w:tcPrChange>
          </w:tcPr>
          <w:p w14:paraId="7C2C8D3F" w14:textId="77777777" w:rsidR="0080672F" w:rsidRPr="0080672F" w:rsidRDefault="0080672F" w:rsidP="0080672F">
            <w:pPr>
              <w:spacing w:line="240" w:lineRule="auto"/>
              <w:contextualSpacing w:val="0"/>
              <w:jc w:val="center"/>
              <w:rPr>
                <w:rFonts w:eastAsia="Times New Roman" w:cs="Times New Roman"/>
                <w:color w:val="000000"/>
                <w:sz w:val="20"/>
                <w:szCs w:val="20"/>
              </w:rPr>
            </w:pPr>
            <w:r w:rsidRPr="0080672F">
              <w:rPr>
                <w:rFonts w:eastAsia="Times New Roman" w:cs="Times New Roman"/>
                <w:color w:val="000000"/>
                <w:sz w:val="20"/>
                <w:szCs w:val="20"/>
              </w:rPr>
              <w:t>115,360</w:t>
            </w:r>
          </w:p>
        </w:tc>
      </w:tr>
      <w:tr w:rsidR="0080672F" w:rsidRPr="0080672F" w14:paraId="613CB898" w14:textId="77777777" w:rsidTr="000F19D2">
        <w:trPr>
          <w:trHeight w:val="20"/>
          <w:trPrChange w:id="2363" w:author="Silver, Ian" w:date="2026-02-18T10:57:00Z" w16du:dateUtc="2026-02-18T15:57:00Z">
            <w:trPr>
              <w:trHeight w:val="20"/>
            </w:trPr>
          </w:trPrChange>
        </w:trPr>
        <w:tc>
          <w:tcPr>
            <w:tcW w:w="2248" w:type="pct"/>
            <w:tcBorders>
              <w:top w:val="nil"/>
              <w:left w:val="nil"/>
              <w:bottom w:val="single" w:sz="8" w:space="0" w:color="auto"/>
              <w:right w:val="nil"/>
            </w:tcBorders>
            <w:shd w:val="clear" w:color="auto" w:fill="auto"/>
            <w:noWrap/>
            <w:vAlign w:val="center"/>
            <w:hideMark/>
            <w:tcPrChange w:id="2364" w:author="Silver, Ian" w:date="2026-02-18T10:57:00Z" w16du:dateUtc="2026-02-18T15:57:00Z">
              <w:tcPr>
                <w:tcW w:w="2248" w:type="pct"/>
                <w:tcBorders>
                  <w:top w:val="nil"/>
                  <w:left w:val="nil"/>
                  <w:bottom w:val="single" w:sz="8" w:space="0" w:color="auto"/>
                  <w:right w:val="nil"/>
                </w:tcBorders>
                <w:shd w:val="clear" w:color="auto" w:fill="auto"/>
                <w:noWrap/>
                <w:vAlign w:val="center"/>
                <w:hideMark/>
              </w:tcPr>
            </w:tcPrChange>
          </w:tcPr>
          <w:p w14:paraId="5C1CB12B" w14:textId="77777777" w:rsidR="0080672F" w:rsidRPr="0080672F" w:rsidRDefault="0080672F" w:rsidP="0080672F">
            <w:pPr>
              <w:spacing w:line="240" w:lineRule="auto"/>
              <w:contextualSpacing w:val="0"/>
              <w:jc w:val="center"/>
              <w:rPr>
                <w:rFonts w:eastAsia="Times New Roman" w:cs="Times New Roman"/>
                <w:color w:val="000000"/>
                <w:sz w:val="20"/>
                <w:szCs w:val="20"/>
              </w:rPr>
            </w:pPr>
            <w:r w:rsidRPr="0080672F">
              <w:rPr>
                <w:rFonts w:eastAsia="Times New Roman" w:cs="Times New Roman"/>
                <w:color w:val="000000"/>
                <w:sz w:val="20"/>
                <w:szCs w:val="20"/>
              </w:rPr>
              <w:t>N-Individuals</w:t>
            </w:r>
          </w:p>
        </w:tc>
        <w:tc>
          <w:tcPr>
            <w:tcW w:w="2752" w:type="pct"/>
            <w:gridSpan w:val="7"/>
            <w:tcBorders>
              <w:top w:val="nil"/>
              <w:left w:val="nil"/>
              <w:bottom w:val="single" w:sz="8" w:space="0" w:color="auto"/>
              <w:right w:val="nil"/>
            </w:tcBorders>
            <w:shd w:val="clear" w:color="auto" w:fill="auto"/>
            <w:noWrap/>
            <w:vAlign w:val="center"/>
            <w:hideMark/>
            <w:tcPrChange w:id="2365" w:author="Silver, Ian" w:date="2026-02-18T10:57:00Z" w16du:dateUtc="2026-02-18T15:57:00Z">
              <w:tcPr>
                <w:tcW w:w="2752" w:type="pct"/>
                <w:gridSpan w:val="7"/>
                <w:tcBorders>
                  <w:top w:val="nil"/>
                  <w:left w:val="nil"/>
                  <w:bottom w:val="single" w:sz="8" w:space="0" w:color="auto"/>
                  <w:right w:val="nil"/>
                </w:tcBorders>
                <w:shd w:val="clear" w:color="auto" w:fill="auto"/>
                <w:noWrap/>
                <w:vAlign w:val="center"/>
                <w:hideMark/>
              </w:tcPr>
            </w:tcPrChange>
          </w:tcPr>
          <w:p w14:paraId="53C5AAF7" w14:textId="77777777" w:rsidR="0080672F" w:rsidRPr="0080672F" w:rsidRDefault="0080672F" w:rsidP="0080672F">
            <w:pPr>
              <w:spacing w:line="240" w:lineRule="auto"/>
              <w:contextualSpacing w:val="0"/>
              <w:jc w:val="center"/>
              <w:rPr>
                <w:rFonts w:eastAsia="Times New Roman" w:cs="Times New Roman"/>
                <w:color w:val="000000"/>
                <w:sz w:val="20"/>
                <w:szCs w:val="20"/>
              </w:rPr>
            </w:pPr>
            <w:r w:rsidRPr="0080672F">
              <w:rPr>
                <w:rFonts w:eastAsia="Times New Roman" w:cs="Times New Roman"/>
                <w:color w:val="000000"/>
                <w:sz w:val="20"/>
                <w:szCs w:val="20"/>
              </w:rPr>
              <w:t>8,240</w:t>
            </w:r>
          </w:p>
        </w:tc>
      </w:tr>
      <w:tr w:rsidR="0080672F" w:rsidRPr="0080672F" w14:paraId="3808C7FD" w14:textId="77777777" w:rsidTr="000F19D2">
        <w:trPr>
          <w:trHeight w:val="20"/>
          <w:trPrChange w:id="2366" w:author="Silver, Ian" w:date="2026-02-18T10:57:00Z" w16du:dateUtc="2026-02-18T15:57:00Z">
            <w:trPr>
              <w:trHeight w:val="20"/>
            </w:trPr>
          </w:trPrChange>
        </w:trPr>
        <w:tc>
          <w:tcPr>
            <w:tcW w:w="5000" w:type="pct"/>
            <w:gridSpan w:val="8"/>
            <w:tcBorders>
              <w:top w:val="single" w:sz="8" w:space="0" w:color="auto"/>
              <w:left w:val="nil"/>
              <w:bottom w:val="nil"/>
              <w:right w:val="nil"/>
            </w:tcBorders>
            <w:shd w:val="clear" w:color="auto" w:fill="auto"/>
            <w:vAlign w:val="center"/>
            <w:hideMark/>
            <w:tcPrChange w:id="2367" w:author="Silver, Ian" w:date="2026-02-18T10:57:00Z" w16du:dateUtc="2026-02-18T15:57:00Z">
              <w:tcPr>
                <w:tcW w:w="5000" w:type="pct"/>
                <w:gridSpan w:val="8"/>
                <w:tcBorders>
                  <w:top w:val="single" w:sz="8" w:space="0" w:color="auto"/>
                  <w:left w:val="nil"/>
                  <w:bottom w:val="nil"/>
                  <w:right w:val="nil"/>
                </w:tcBorders>
                <w:shd w:val="clear" w:color="auto" w:fill="auto"/>
                <w:vAlign w:val="center"/>
                <w:hideMark/>
              </w:tcPr>
            </w:tcPrChange>
          </w:tcPr>
          <w:p w14:paraId="71828A83" w14:textId="38D26F02" w:rsidR="0080672F" w:rsidRPr="0021786C" w:rsidRDefault="0080672F" w:rsidP="0080672F">
            <w:pPr>
              <w:spacing w:line="240" w:lineRule="auto"/>
              <w:contextualSpacing w:val="0"/>
              <w:rPr>
                <w:rFonts w:eastAsia="Times New Roman" w:cs="Times New Roman"/>
                <w:color w:val="000000"/>
                <w:sz w:val="20"/>
                <w:szCs w:val="20"/>
                <w:rPrChange w:id="2368" w:author="Silver, Ian" w:date="2026-02-20T08:40:00Z" w16du:dateUtc="2026-02-20T13:40:00Z">
                  <w:rPr>
                    <w:rFonts w:eastAsia="Times New Roman" w:cs="Times New Roman"/>
                    <w:i/>
                    <w:iCs/>
                    <w:color w:val="000000"/>
                    <w:sz w:val="20"/>
                    <w:szCs w:val="20"/>
                  </w:rPr>
                </w:rPrChange>
              </w:rPr>
            </w:pPr>
            <w:r w:rsidRPr="0080672F">
              <w:rPr>
                <w:rFonts w:eastAsia="Times New Roman" w:cs="Times New Roman"/>
                <w:i/>
                <w:iCs/>
                <w:color w:val="000000"/>
                <w:sz w:val="20"/>
                <w:szCs w:val="20"/>
              </w:rPr>
              <w:t>Notes</w:t>
            </w:r>
            <w:r w:rsidRPr="0080672F">
              <w:rPr>
                <w:rFonts w:eastAsia="Times New Roman" w:cs="Times New Roman"/>
                <w:color w:val="000000"/>
                <w:sz w:val="20"/>
                <w:szCs w:val="20"/>
              </w:rPr>
              <w:t xml:space="preserve">: Bayesian lagged random intercept model was estimated </w:t>
            </w:r>
            <w:proofErr w:type="gramStart"/>
            <w:r w:rsidRPr="0080672F">
              <w:rPr>
                <w:rFonts w:eastAsia="Times New Roman" w:cs="Times New Roman"/>
                <w:color w:val="000000"/>
                <w:sz w:val="20"/>
                <w:szCs w:val="20"/>
              </w:rPr>
              <w:t>with</w:t>
            </w:r>
            <w:proofErr w:type="gramEnd"/>
            <w:r w:rsidRPr="0080672F">
              <w:rPr>
                <w:rFonts w:eastAsia="Times New Roman" w:cs="Times New Roman"/>
                <w:color w:val="000000"/>
                <w:sz w:val="20"/>
                <w:szCs w:val="20"/>
              </w:rPr>
              <w:t xml:space="preserve"> 4 MCMC chains with </w:t>
            </w:r>
            <w:r>
              <w:rPr>
                <w:rFonts w:eastAsia="Times New Roman" w:cs="Times New Roman"/>
                <w:color w:val="000000"/>
                <w:sz w:val="20"/>
                <w:szCs w:val="20"/>
              </w:rPr>
              <w:t>2</w:t>
            </w:r>
            <w:r w:rsidRPr="0080672F">
              <w:rPr>
                <w:rFonts w:eastAsia="Times New Roman" w:cs="Times New Roman"/>
                <w:color w:val="000000"/>
                <w:sz w:val="20"/>
                <w:szCs w:val="20"/>
              </w:rPr>
              <w:t xml:space="preserve">,000 warm-up iterations and </w:t>
            </w:r>
            <w:r>
              <w:rPr>
                <w:rFonts w:eastAsia="Times New Roman" w:cs="Times New Roman"/>
                <w:color w:val="000000"/>
                <w:sz w:val="20"/>
                <w:szCs w:val="20"/>
              </w:rPr>
              <w:t>2</w:t>
            </w:r>
            <w:r w:rsidRPr="0080672F">
              <w:rPr>
                <w:rFonts w:eastAsia="Times New Roman" w:cs="Times New Roman"/>
                <w:color w:val="000000"/>
                <w:sz w:val="20"/>
                <w:szCs w:val="20"/>
              </w:rPr>
              <w:t>,000 sampling iterations using weakly informative priors (normally distributed priors with a mean of 0 and a standard deviation of 2.5. The max tree depth was 15. "</w:t>
            </w:r>
            <w:proofErr w:type="spellStart"/>
            <w:r w:rsidRPr="0080672F">
              <w:rPr>
                <w:rFonts w:eastAsia="Times New Roman" w:cs="Times New Roman"/>
                <w:color w:val="000000"/>
                <w:sz w:val="20"/>
                <w:szCs w:val="20"/>
              </w:rPr>
              <w:t>L95</w:t>
            </w:r>
            <w:proofErr w:type="spellEnd"/>
            <w:r w:rsidRPr="0080672F">
              <w:rPr>
                <w:rFonts w:eastAsia="Times New Roman" w:cs="Times New Roman"/>
                <w:color w:val="000000"/>
                <w:sz w:val="20"/>
                <w:szCs w:val="20"/>
              </w:rPr>
              <w:t>% CI" = Lower 95 percent credible interval; "</w:t>
            </w:r>
            <w:proofErr w:type="spellStart"/>
            <w:r w:rsidRPr="0080672F">
              <w:rPr>
                <w:rFonts w:eastAsia="Times New Roman" w:cs="Times New Roman"/>
                <w:color w:val="000000"/>
                <w:sz w:val="20"/>
                <w:szCs w:val="20"/>
              </w:rPr>
              <w:t>U95</w:t>
            </w:r>
            <w:proofErr w:type="spellEnd"/>
            <w:r w:rsidRPr="0080672F">
              <w:rPr>
                <w:rFonts w:eastAsia="Times New Roman" w:cs="Times New Roman"/>
                <w:color w:val="000000"/>
                <w:sz w:val="20"/>
                <w:szCs w:val="20"/>
              </w:rPr>
              <w:t>% CI" = Upper 95 percent credible interval. "SE" = Standard Error. "ESS" = effective sample size.</w:t>
            </w:r>
            <w:ins w:id="2369" w:author="Silver, Ian" w:date="2026-02-18T11:35:00Z" w16du:dateUtc="2026-02-18T16:35:00Z">
              <w:r w:rsidR="00254762">
                <w:rPr>
                  <w:rFonts w:eastAsia="Times New Roman" w:cs="Times New Roman"/>
                  <w:color w:val="000000"/>
                  <w:sz w:val="20"/>
                  <w:szCs w:val="20"/>
                </w:rPr>
                <w:t xml:space="preserve"> </w:t>
              </w:r>
            </w:ins>
            <w:ins w:id="2370" w:author="Silver, Ian" w:date="2026-02-20T08:37:00Z" w16du:dateUtc="2026-02-20T13:37:00Z">
              <w:r w:rsidR="0021786C">
                <w:rPr>
                  <w:rFonts w:eastAsia="Times New Roman" w:cs="Times New Roman"/>
                  <w:color w:val="000000"/>
                  <w:sz w:val="20"/>
                  <w:szCs w:val="20"/>
                </w:rPr>
                <w:t>“</w:t>
              </w:r>
              <w:proofErr w:type="spellStart"/>
              <w:r w:rsidR="0021786C">
                <w:rPr>
                  <w:rFonts w:eastAsia="Times New Roman" w:cs="Times New Roman"/>
                  <w:color w:val="000000"/>
                  <w:sz w:val="20"/>
                  <w:szCs w:val="20"/>
                </w:rPr>
                <w:t>Rhat</w:t>
              </w:r>
              <w:proofErr w:type="spellEnd"/>
              <w:r w:rsidR="0021786C">
                <w:rPr>
                  <w:rFonts w:eastAsia="Times New Roman" w:cs="Times New Roman"/>
                  <w:color w:val="000000"/>
                  <w:sz w:val="20"/>
                  <w:szCs w:val="20"/>
                </w:rPr>
                <w:t>” = convergence criteria comparing between and within chain estimates</w:t>
              </w:r>
            </w:ins>
            <w:ins w:id="2371" w:author="Silver, Ian" w:date="2026-02-20T08:38:00Z" w16du:dateUtc="2026-02-20T13:38:00Z">
              <w:r w:rsidR="0021786C">
                <w:rPr>
                  <w:rFonts w:eastAsia="Times New Roman" w:cs="Times New Roman"/>
                  <w:color w:val="000000"/>
                  <w:sz w:val="20"/>
                  <w:szCs w:val="20"/>
                </w:rPr>
                <w:t xml:space="preserve"> (closer to 1 = better), “Bulk ESS” = measure of sampling efficienc</w:t>
              </w:r>
            </w:ins>
            <w:ins w:id="2372" w:author="Silver, Ian" w:date="2026-02-20T08:39:00Z" w16du:dateUtc="2026-02-20T13:39:00Z">
              <w:r w:rsidR="0021786C">
                <w:rPr>
                  <w:rFonts w:eastAsia="Times New Roman" w:cs="Times New Roman"/>
                  <w:color w:val="000000"/>
                  <w:sz w:val="20"/>
                  <w:szCs w:val="20"/>
                </w:rPr>
                <w:t>y, higher values = worse within the context of the number of sampling procedures. “Tail ESS” = mi</w:t>
              </w:r>
            </w:ins>
            <w:ins w:id="2373" w:author="Silver, Ian" w:date="2026-02-20T08:40:00Z" w16du:dateUtc="2026-02-20T13:40:00Z">
              <w:r w:rsidR="0021786C">
                <w:rPr>
                  <w:rFonts w:eastAsia="Times New Roman" w:cs="Times New Roman"/>
                  <w:color w:val="000000"/>
                  <w:sz w:val="20"/>
                  <w:szCs w:val="20"/>
                </w:rPr>
                <w:t xml:space="preserve">nimum effective sample size of the 5% to 95% quantiles. </w:t>
              </w:r>
            </w:ins>
            <w:ins w:id="2374" w:author="Silver, Ian" w:date="2026-02-18T11:35:00Z" w16du:dateUtc="2026-02-18T16:35:00Z">
              <w:r w:rsidR="00254762">
                <w:rPr>
                  <w:rFonts w:eastAsia="Times New Roman" w:cs="Times New Roman"/>
                  <w:color w:val="000000"/>
                  <w:sz w:val="20"/>
                  <w:szCs w:val="20"/>
                </w:rPr>
                <w:t>Odds Ratios “OR” are interpreted on a s</w:t>
              </w:r>
            </w:ins>
            <w:ins w:id="2375" w:author="Silver, Ian" w:date="2026-02-18T11:36:00Z" w16du:dateUtc="2026-02-18T16:36:00Z">
              <w:r w:rsidR="00254762">
                <w:rPr>
                  <w:rFonts w:eastAsia="Times New Roman" w:cs="Times New Roman"/>
                  <w:color w:val="000000"/>
                  <w:sz w:val="20"/>
                  <w:szCs w:val="20"/>
                </w:rPr>
                <w:t xml:space="preserve">cale from 0-inf with </w:t>
              </w:r>
              <w:r w:rsidR="00467784">
                <w:rPr>
                  <w:rFonts w:eastAsia="Times New Roman" w:cs="Times New Roman"/>
                  <w:color w:val="000000"/>
                  <w:sz w:val="20"/>
                  <w:szCs w:val="20"/>
                </w:rPr>
                <w:t xml:space="preserve">1 being no difference and values closer to 0 indicating a large </w:t>
              </w:r>
            </w:ins>
            <w:ins w:id="2376" w:author="Silver, Ian" w:date="2026-02-18T11:37:00Z" w16du:dateUtc="2026-02-18T16:37:00Z">
              <w:r w:rsidR="00467784">
                <w:rPr>
                  <w:rFonts w:eastAsia="Times New Roman" w:cs="Times New Roman"/>
                  <w:color w:val="000000"/>
                  <w:sz w:val="20"/>
                  <w:szCs w:val="20"/>
                </w:rPr>
                <w:t>decrease in the probability of no insurance</w:t>
              </w:r>
            </w:ins>
            <w:ins w:id="2377" w:author="Silver, Ian" w:date="2026-02-18T11:36:00Z" w16du:dateUtc="2026-02-18T16:36:00Z">
              <w:r w:rsidR="00467784">
                <w:rPr>
                  <w:rFonts w:eastAsia="Times New Roman" w:cs="Times New Roman"/>
                  <w:color w:val="000000"/>
                  <w:sz w:val="20"/>
                  <w:szCs w:val="20"/>
                </w:rPr>
                <w:t xml:space="preserve"> and values higher than 1 indicating a large positive</w:t>
              </w:r>
            </w:ins>
            <w:ins w:id="2378" w:author="Silver, Ian" w:date="2026-02-18T11:37:00Z" w16du:dateUtc="2026-02-18T16:37:00Z">
              <w:r w:rsidR="00467784">
                <w:rPr>
                  <w:rFonts w:eastAsia="Times New Roman" w:cs="Times New Roman"/>
                  <w:color w:val="000000"/>
                  <w:sz w:val="20"/>
                  <w:szCs w:val="20"/>
                </w:rPr>
                <w:t xml:space="preserve"> increase in the probability of no insurance. </w:t>
              </w:r>
            </w:ins>
          </w:p>
        </w:tc>
      </w:tr>
    </w:tbl>
    <w:p w14:paraId="6CAE6CC3" w14:textId="77777777" w:rsidR="0080672F" w:rsidRPr="00E9723A" w:rsidRDefault="0080672F" w:rsidP="00E9723A">
      <w:pPr>
        <w:spacing w:line="240" w:lineRule="auto"/>
        <w:contextualSpacing w:val="0"/>
        <w:rPr>
          <w:rFonts w:eastAsia="Aptos" w:cs="Times New Roman"/>
          <w:kern w:val="2"/>
          <w14:ligatures w14:val="standardContextual"/>
        </w:rPr>
      </w:pPr>
    </w:p>
    <w:bookmarkEnd w:id="336"/>
    <w:bookmarkEnd w:id="885"/>
    <w:p w14:paraId="50D4C40E" w14:textId="77777777" w:rsidR="00E9723A" w:rsidRPr="00E9723A" w:rsidRDefault="00E9723A" w:rsidP="00E9723A">
      <w:pPr>
        <w:spacing w:line="240" w:lineRule="auto"/>
        <w:contextualSpacing w:val="0"/>
        <w:rPr>
          <w:rFonts w:eastAsia="Aptos" w:cs="Times New Roman"/>
          <w:kern w:val="2"/>
          <w14:ligatures w14:val="standardContextual"/>
        </w:rPr>
      </w:pPr>
    </w:p>
    <w:bookmarkEnd w:id="334"/>
    <w:p w14:paraId="751E0D1F" w14:textId="77777777" w:rsidR="001C1F76" w:rsidRDefault="001C1F76" w:rsidP="00D32BF4">
      <w:pPr>
        <w:spacing w:line="240" w:lineRule="auto"/>
        <w:contextualSpacing w:val="0"/>
        <w:sectPr w:rsidR="001C1F76" w:rsidSect="00D32BF4">
          <w:pgSz w:w="12240" w:h="15840"/>
          <w:pgMar w:top="1440" w:right="1440" w:bottom="1440" w:left="1440" w:header="720" w:footer="720" w:gutter="0"/>
          <w:cols w:space="720"/>
          <w:docGrid w:linePitch="360"/>
        </w:sectPr>
      </w:pPr>
    </w:p>
    <w:p w14:paraId="49455B68" w14:textId="77751453" w:rsidR="001C1F76" w:rsidRPr="00E9723A" w:rsidRDefault="001C1F76" w:rsidP="001C1F76">
      <w:pPr>
        <w:spacing w:line="240" w:lineRule="auto"/>
        <w:contextualSpacing w:val="0"/>
        <w:rPr>
          <w:rFonts w:eastAsia="Aptos"/>
          <w:kern w:val="2"/>
          <w14:ligatures w14:val="standardContextual"/>
        </w:rPr>
      </w:pPr>
      <w:r w:rsidRPr="00E9723A">
        <w:rPr>
          <w:rFonts w:eastAsia="Aptos"/>
          <w:kern w:val="2"/>
          <w14:ligatures w14:val="standardContextual"/>
        </w:rPr>
        <w:lastRenderedPageBreak/>
        <w:t xml:space="preserve">Figure 1: </w:t>
      </w:r>
      <w:ins w:id="2379" w:author="Silver, Ian" w:date="2026-02-18T10:54:00Z" w16du:dateUtc="2026-02-18T15:54:00Z">
        <w:r w:rsidR="000F19D2">
          <w:rPr>
            <w:rFonts w:eastAsia="Aptos"/>
            <w:kern w:val="2"/>
            <w14:ligatures w14:val="standardContextual"/>
          </w:rPr>
          <w:t xml:space="preserve">Federal </w:t>
        </w:r>
      </w:ins>
      <w:r w:rsidRPr="00E9723A">
        <w:rPr>
          <w:rFonts w:eastAsia="Aptos"/>
          <w:kern w:val="2"/>
          <w14:ligatures w14:val="standardContextual"/>
        </w:rPr>
        <w:t xml:space="preserve">Medicaid Expenditure by Year and the Forecasted Impact on Insurance Enrollment for Formerly CLS Involved </w:t>
      </w:r>
      <w:r>
        <w:rPr>
          <w:rFonts w:eastAsia="Aptos"/>
          <w:kern w:val="2"/>
          <w14:ligatures w14:val="standardContextual"/>
        </w:rPr>
        <w:t>Adolescents</w:t>
      </w:r>
      <w:r w:rsidRPr="00E9723A">
        <w:rPr>
          <w:rFonts w:eastAsia="Aptos"/>
          <w:kern w:val="2"/>
          <w14:ligatures w14:val="standardContextual"/>
        </w:rPr>
        <w:t xml:space="preserve"> (Black Males).</w:t>
      </w:r>
    </w:p>
    <w:p w14:paraId="727F650E" w14:textId="44A398E7" w:rsidR="0000057A" w:rsidRDefault="0000057A" w:rsidP="00D32BF4">
      <w:pPr>
        <w:spacing w:line="240" w:lineRule="auto"/>
        <w:contextualSpacing w:val="0"/>
      </w:pPr>
    </w:p>
    <w:p w14:paraId="02371B6D" w14:textId="77777777" w:rsidR="001C1F76" w:rsidRDefault="001C1F76" w:rsidP="00D32BF4">
      <w:pPr>
        <w:spacing w:line="240" w:lineRule="auto"/>
        <w:contextualSpacing w:val="0"/>
      </w:pPr>
    </w:p>
    <w:p w14:paraId="159ACF65" w14:textId="33547F60" w:rsidR="001C1F76" w:rsidRPr="00E9723A" w:rsidRDefault="001C1F76" w:rsidP="001C1F76">
      <w:pPr>
        <w:spacing w:line="240" w:lineRule="auto"/>
        <w:contextualSpacing w:val="0"/>
        <w:rPr>
          <w:rFonts w:eastAsia="Aptos"/>
          <w:kern w:val="2"/>
          <w14:ligatures w14:val="standardContextual"/>
        </w:rPr>
      </w:pPr>
      <w:r w:rsidRPr="00E9723A">
        <w:rPr>
          <w:rFonts w:eastAsia="Aptos"/>
          <w:kern w:val="2"/>
          <w14:ligatures w14:val="standardContextual"/>
        </w:rPr>
        <w:t xml:space="preserve">Figure 2: Forecasting the Impact of </w:t>
      </w:r>
      <w:ins w:id="2380" w:author="Silver, Ian" w:date="2026-02-18T10:54:00Z" w16du:dateUtc="2026-02-18T15:54:00Z">
        <w:r w:rsidR="000F19D2">
          <w:rPr>
            <w:rFonts w:eastAsia="Aptos"/>
            <w:kern w:val="2"/>
            <w14:ligatures w14:val="standardContextual"/>
          </w:rPr>
          <w:t xml:space="preserve">Federal </w:t>
        </w:r>
      </w:ins>
      <w:r w:rsidRPr="00E9723A">
        <w:rPr>
          <w:rFonts w:eastAsia="Aptos"/>
          <w:kern w:val="2"/>
          <w14:ligatures w14:val="standardContextual"/>
        </w:rPr>
        <w:t xml:space="preserve">Medicaid Cuts from 2021-2023 on Insurance Enrollment for Formerly CLS Involved </w:t>
      </w:r>
      <w:r>
        <w:rPr>
          <w:rFonts w:eastAsia="Aptos"/>
          <w:kern w:val="2"/>
          <w14:ligatures w14:val="standardContextual"/>
        </w:rPr>
        <w:t>Adolescents</w:t>
      </w:r>
      <w:r w:rsidRPr="00E9723A">
        <w:rPr>
          <w:rFonts w:eastAsia="Aptos"/>
          <w:kern w:val="2"/>
          <w14:ligatures w14:val="standardContextual"/>
        </w:rPr>
        <w:t xml:space="preserve"> (Black Males).</w:t>
      </w:r>
    </w:p>
    <w:p w14:paraId="53115A80" w14:textId="77777777" w:rsidR="001C1F76" w:rsidRDefault="001C1F76" w:rsidP="00D32BF4">
      <w:pPr>
        <w:spacing w:line="240" w:lineRule="auto"/>
        <w:contextualSpacing w:val="0"/>
      </w:pPr>
    </w:p>
    <w:p w14:paraId="6B1679BF" w14:textId="77777777" w:rsidR="001C1F76" w:rsidRDefault="001C1F76" w:rsidP="00D32BF4">
      <w:pPr>
        <w:spacing w:line="240" w:lineRule="auto"/>
        <w:contextualSpacing w:val="0"/>
      </w:pPr>
    </w:p>
    <w:p w14:paraId="4B8B398A" w14:textId="5BD90796" w:rsidR="001C1F76" w:rsidRPr="00E9723A" w:rsidRDefault="001C1F76" w:rsidP="001C1F76">
      <w:pPr>
        <w:spacing w:line="240" w:lineRule="auto"/>
        <w:contextualSpacing w:val="0"/>
        <w:rPr>
          <w:rFonts w:eastAsia="Aptos"/>
          <w:kern w:val="2"/>
          <w14:ligatures w14:val="standardContextual"/>
        </w:rPr>
      </w:pPr>
      <w:r w:rsidRPr="00E9723A">
        <w:rPr>
          <w:rFonts w:eastAsia="Aptos"/>
          <w:kern w:val="2"/>
          <w14:ligatures w14:val="standardContextual"/>
        </w:rPr>
        <w:t xml:space="preserve">Figure 3: Forecasting the Impact of </w:t>
      </w:r>
      <w:ins w:id="2381" w:author="Silver, Ian" w:date="2026-02-18T10:54:00Z" w16du:dateUtc="2026-02-18T15:54:00Z">
        <w:r w:rsidR="000F19D2">
          <w:rPr>
            <w:rFonts w:eastAsia="Aptos"/>
            <w:kern w:val="2"/>
            <w14:ligatures w14:val="standardContextual"/>
          </w:rPr>
          <w:t xml:space="preserve">Federal </w:t>
        </w:r>
      </w:ins>
      <w:r w:rsidRPr="00E9723A">
        <w:rPr>
          <w:rFonts w:eastAsia="Aptos"/>
          <w:kern w:val="2"/>
          <w14:ligatures w14:val="standardContextual"/>
        </w:rPr>
        <w:t xml:space="preserve">Medicaid Increases from 2021-2023 on Insurance Enrollment for Formerly CLS Involved </w:t>
      </w:r>
      <w:r>
        <w:rPr>
          <w:rFonts w:eastAsia="Aptos"/>
          <w:kern w:val="2"/>
          <w14:ligatures w14:val="standardContextual"/>
        </w:rPr>
        <w:t>Adolescents</w:t>
      </w:r>
      <w:r w:rsidRPr="00E9723A">
        <w:rPr>
          <w:rFonts w:eastAsia="Aptos"/>
          <w:kern w:val="2"/>
          <w14:ligatures w14:val="standardContextual"/>
        </w:rPr>
        <w:t xml:space="preserve"> (Black Males).</w:t>
      </w:r>
    </w:p>
    <w:p w14:paraId="1A0FB405" w14:textId="77777777" w:rsidR="001C1F76" w:rsidRPr="0000057A" w:rsidRDefault="001C1F76" w:rsidP="00D32BF4">
      <w:pPr>
        <w:spacing w:line="240" w:lineRule="auto"/>
        <w:contextualSpacing w:val="0"/>
      </w:pPr>
    </w:p>
    <w:sectPr w:rsidR="001C1F76" w:rsidRPr="0000057A" w:rsidSect="00D32BF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8" w:author="Silver, Ian" w:date="2026-02-20T08:28:00Z" w:initials="IS">
    <w:p w14:paraId="44CA76FC" w14:textId="77777777" w:rsidR="00C55C23" w:rsidRDefault="00C55C23" w:rsidP="00C55C23">
      <w:pPr>
        <w:pStyle w:val="CommentText"/>
      </w:pPr>
      <w:r>
        <w:rPr>
          <w:rStyle w:val="CommentReference"/>
        </w:rPr>
        <w:annotationRef/>
      </w:r>
      <w:r>
        <w:rPr>
          <w:color w:val="222222"/>
          <w:highlight w:val="white"/>
        </w:rPr>
        <w:t>Semenza DC, Silver IA, Jackson DB. Youth incarceration in adult facilities and mental health in early adulthood. Journal of Adolescent Health. 2024 May 1;74(5):989-95.</w:t>
      </w:r>
      <w:r>
        <w:t xml:space="preserve"> </w:t>
      </w:r>
    </w:p>
    <w:p w14:paraId="264369DB" w14:textId="77777777" w:rsidR="00C55C23" w:rsidRDefault="00C55C23" w:rsidP="00C55C23">
      <w:pPr>
        <w:pStyle w:val="CommentText"/>
      </w:pPr>
    </w:p>
    <w:p w14:paraId="0340B4E7" w14:textId="77777777" w:rsidR="00C55C23" w:rsidRDefault="00C55C23" w:rsidP="00C55C23">
      <w:pPr>
        <w:pStyle w:val="CommentText"/>
      </w:pPr>
      <w:r>
        <w:rPr>
          <w:color w:val="222222"/>
          <w:highlight w:val="white"/>
        </w:rPr>
        <w:t>Nur AV, Silver IA. A Comparative Examination of Adult Health after Youth Exposure to Juvenile and Adult Systems. Academic Pediatrics. 2025 Oct 28:103158.</w:t>
      </w:r>
      <w:r>
        <w:t xml:space="preserve"> </w:t>
      </w:r>
    </w:p>
    <w:p w14:paraId="6468BA30" w14:textId="77777777" w:rsidR="00C55C23" w:rsidRDefault="00C55C23" w:rsidP="00C55C23">
      <w:pPr>
        <w:pStyle w:val="CommentText"/>
      </w:pPr>
    </w:p>
    <w:p w14:paraId="20391FA8" w14:textId="77777777" w:rsidR="00C55C23" w:rsidRDefault="00C55C23" w:rsidP="00C55C23">
      <w:pPr>
        <w:pStyle w:val="CommentText"/>
      </w:pPr>
      <w:r>
        <w:rPr>
          <w:color w:val="222222"/>
          <w:highlight w:val="white"/>
        </w:rPr>
        <w:t>Silver IA, Semenza DC, Testa A. Pediatric Criminal Legal System Involvement and Functional Limitations in Early Adulthood. Academic Pediatrics.</w:t>
      </w:r>
      <w:r>
        <w:t xml:space="preserve"> </w:t>
      </w:r>
    </w:p>
  </w:comment>
  <w:comment w:id="298" w:author="Silver, Ian" w:date="2026-02-20T08:44:00Z" w:initials="IS">
    <w:p w14:paraId="068319B9" w14:textId="77777777" w:rsidR="00716624" w:rsidRDefault="00716624" w:rsidP="00716624">
      <w:pPr>
        <w:pStyle w:val="CommentText"/>
      </w:pPr>
      <w:r>
        <w:rPr>
          <w:rStyle w:val="CommentReference"/>
        </w:rPr>
        <w:annotationRef/>
      </w:r>
      <w:r>
        <w:rPr>
          <w:color w:val="222222"/>
          <w:highlight w:val="white"/>
        </w:rPr>
        <w:t>Silver IA, Vaidya P, Wooldredge J. The effects of youth incarceration in adult institutions on future incarceration. Journal of Criminal Justice. 2025 May 1;98:102426.</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391FA8" w15:done="0"/>
  <w15:commentEx w15:paraId="068319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16ED0C" w16cex:dateUtc="2026-02-20T13:28:00Z"/>
  <w16cex:commentExtensible w16cex:durableId="479BF5B9" w16cex:dateUtc="2026-02-20T1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391FA8" w16cid:durableId="4B16ED0C"/>
  <w16cid:commentId w16cid:paraId="068319B9" w16cid:durableId="479BF5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E8F07" w14:textId="77777777" w:rsidR="00552759" w:rsidRDefault="00552759" w:rsidP="00D754B6">
      <w:pPr>
        <w:spacing w:line="240" w:lineRule="auto"/>
      </w:pPr>
      <w:r>
        <w:separator/>
      </w:r>
    </w:p>
  </w:endnote>
  <w:endnote w:type="continuationSeparator" w:id="0">
    <w:p w14:paraId="1E2F226F" w14:textId="77777777" w:rsidR="00552759" w:rsidRDefault="00552759" w:rsidP="00D754B6">
      <w:pPr>
        <w:spacing w:line="240" w:lineRule="auto"/>
      </w:pPr>
      <w:r>
        <w:continuationSeparator/>
      </w:r>
    </w:p>
  </w:endnote>
  <w:endnote w:type="continuationNotice" w:id="1">
    <w:p w14:paraId="2D0B9775" w14:textId="77777777" w:rsidR="00552759" w:rsidRDefault="0055275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Merriweather Sans">
    <w:charset w:val="00"/>
    <w:family w:val="auto"/>
    <w:pitch w:val="variable"/>
    <w:sig w:usb0="A00004FF" w:usb1="40002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6E206" w14:textId="77777777" w:rsidR="00F619A7" w:rsidRDefault="00F619A7" w:rsidP="001E38DA">
    <w:pPr>
      <w:pStyle w:val="Footer"/>
      <w:ind w:right="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110099"/>
      <w:docPartObj>
        <w:docPartGallery w:val="Page Numbers (Bottom of Page)"/>
        <w:docPartUnique/>
      </w:docPartObj>
    </w:sdtPr>
    <w:sdtEndPr>
      <w:rPr>
        <w:color w:val="7F7F7F" w:themeColor="background1" w:themeShade="7F"/>
        <w:spacing w:val="60"/>
      </w:rPr>
    </w:sdtEndPr>
    <w:sdtContent>
      <w:p w14:paraId="70230053" w14:textId="77777777" w:rsidR="00F619A7" w:rsidRDefault="00F619A7" w:rsidP="000548B1">
        <w:pPr>
          <w:pStyle w:val="Footer"/>
          <w:pBdr>
            <w:top w:val="single" w:sz="4" w:space="1" w:color="D9D9D9" w:themeColor="background1" w:themeShade="D9"/>
          </w:pBdr>
          <w:jc w:val="cente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9D0614C" w14:textId="77777777" w:rsidR="00F619A7" w:rsidRDefault="00F619A7" w:rsidP="001E38DA">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225511"/>
      <w:docPartObj>
        <w:docPartGallery w:val="Page Numbers (Bottom of Page)"/>
        <w:docPartUnique/>
      </w:docPartObj>
    </w:sdtPr>
    <w:sdtEndPr>
      <w:rPr>
        <w:color w:val="7F7F7F"/>
        <w:spacing w:val="60"/>
      </w:rPr>
    </w:sdtEndPr>
    <w:sdtContent>
      <w:p w14:paraId="1474AD30" w14:textId="77777777" w:rsidR="00E9723A" w:rsidRDefault="00E9723A" w:rsidP="00E9723A">
        <w:pPr>
          <w:pStyle w:val="Footer"/>
          <w:pBdr>
            <w:top w:val="single" w:sz="4" w:space="1" w:color="D9D9D9"/>
          </w:pBdr>
          <w:jc w:val="cente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Pr="00E9723A">
          <w:rPr>
            <w:color w:val="7F7F7F"/>
            <w:spacing w:val="60"/>
          </w:rPr>
          <w:t>Page</w:t>
        </w:r>
      </w:p>
    </w:sdtContent>
  </w:sdt>
  <w:p w14:paraId="5B24C09C" w14:textId="77777777" w:rsidR="00E9723A" w:rsidRDefault="00E972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4F1BC" w14:textId="77777777" w:rsidR="00552759" w:rsidRDefault="00552759" w:rsidP="00D754B6">
      <w:pPr>
        <w:spacing w:line="240" w:lineRule="auto"/>
      </w:pPr>
      <w:r>
        <w:separator/>
      </w:r>
    </w:p>
  </w:footnote>
  <w:footnote w:type="continuationSeparator" w:id="0">
    <w:p w14:paraId="691AFB01" w14:textId="77777777" w:rsidR="00552759" w:rsidRDefault="00552759" w:rsidP="00D754B6">
      <w:pPr>
        <w:spacing w:line="240" w:lineRule="auto"/>
      </w:pPr>
      <w:r>
        <w:continuationSeparator/>
      </w:r>
    </w:p>
  </w:footnote>
  <w:footnote w:type="continuationNotice" w:id="1">
    <w:p w14:paraId="1905AD9C" w14:textId="77777777" w:rsidR="00552759" w:rsidRDefault="00552759">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66DB"/>
    <w:multiLevelType w:val="hybridMultilevel"/>
    <w:tmpl w:val="65B2C4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8F6C9F"/>
    <w:multiLevelType w:val="hybridMultilevel"/>
    <w:tmpl w:val="46E4148E"/>
    <w:lvl w:ilvl="0" w:tplc="DF9CE010">
      <w:start w:val="1"/>
      <w:numFmt w:val="bullet"/>
      <w:lvlText w:val=""/>
      <w:lvlJc w:val="left"/>
      <w:pPr>
        <w:ind w:left="1440" w:hanging="360"/>
      </w:pPr>
      <w:rPr>
        <w:rFonts w:ascii="Symbol" w:hAnsi="Symbol"/>
      </w:rPr>
    </w:lvl>
    <w:lvl w:ilvl="1" w:tplc="FA9CF988">
      <w:start w:val="1"/>
      <w:numFmt w:val="bullet"/>
      <w:lvlText w:val=""/>
      <w:lvlJc w:val="left"/>
      <w:pPr>
        <w:ind w:left="2160" w:hanging="360"/>
      </w:pPr>
      <w:rPr>
        <w:rFonts w:ascii="Symbol" w:hAnsi="Symbol"/>
      </w:rPr>
    </w:lvl>
    <w:lvl w:ilvl="2" w:tplc="FE44FE36">
      <w:start w:val="1"/>
      <w:numFmt w:val="bullet"/>
      <w:lvlText w:val=""/>
      <w:lvlJc w:val="left"/>
      <w:pPr>
        <w:ind w:left="1440" w:hanging="360"/>
      </w:pPr>
      <w:rPr>
        <w:rFonts w:ascii="Symbol" w:hAnsi="Symbol"/>
      </w:rPr>
    </w:lvl>
    <w:lvl w:ilvl="3" w:tplc="287ED15E">
      <w:start w:val="1"/>
      <w:numFmt w:val="bullet"/>
      <w:lvlText w:val=""/>
      <w:lvlJc w:val="left"/>
      <w:pPr>
        <w:ind w:left="1440" w:hanging="360"/>
      </w:pPr>
      <w:rPr>
        <w:rFonts w:ascii="Symbol" w:hAnsi="Symbol"/>
      </w:rPr>
    </w:lvl>
    <w:lvl w:ilvl="4" w:tplc="8F3EAD02">
      <w:start w:val="1"/>
      <w:numFmt w:val="bullet"/>
      <w:lvlText w:val=""/>
      <w:lvlJc w:val="left"/>
      <w:pPr>
        <w:ind w:left="1440" w:hanging="360"/>
      </w:pPr>
      <w:rPr>
        <w:rFonts w:ascii="Symbol" w:hAnsi="Symbol"/>
      </w:rPr>
    </w:lvl>
    <w:lvl w:ilvl="5" w:tplc="B5504D7A">
      <w:start w:val="1"/>
      <w:numFmt w:val="bullet"/>
      <w:lvlText w:val=""/>
      <w:lvlJc w:val="left"/>
      <w:pPr>
        <w:ind w:left="1440" w:hanging="360"/>
      </w:pPr>
      <w:rPr>
        <w:rFonts w:ascii="Symbol" w:hAnsi="Symbol"/>
      </w:rPr>
    </w:lvl>
    <w:lvl w:ilvl="6" w:tplc="AB74330C">
      <w:start w:val="1"/>
      <w:numFmt w:val="bullet"/>
      <w:lvlText w:val=""/>
      <w:lvlJc w:val="left"/>
      <w:pPr>
        <w:ind w:left="1440" w:hanging="360"/>
      </w:pPr>
      <w:rPr>
        <w:rFonts w:ascii="Symbol" w:hAnsi="Symbol"/>
      </w:rPr>
    </w:lvl>
    <w:lvl w:ilvl="7" w:tplc="DBD88FE0">
      <w:start w:val="1"/>
      <w:numFmt w:val="bullet"/>
      <w:lvlText w:val=""/>
      <w:lvlJc w:val="left"/>
      <w:pPr>
        <w:ind w:left="1440" w:hanging="360"/>
      </w:pPr>
      <w:rPr>
        <w:rFonts w:ascii="Symbol" w:hAnsi="Symbol"/>
      </w:rPr>
    </w:lvl>
    <w:lvl w:ilvl="8" w:tplc="EEB402B6">
      <w:start w:val="1"/>
      <w:numFmt w:val="bullet"/>
      <w:lvlText w:val=""/>
      <w:lvlJc w:val="left"/>
      <w:pPr>
        <w:ind w:left="1440" w:hanging="360"/>
      </w:pPr>
      <w:rPr>
        <w:rFonts w:ascii="Symbol" w:hAnsi="Symbol"/>
      </w:rPr>
    </w:lvl>
  </w:abstractNum>
  <w:abstractNum w:abstractNumId="2" w15:restartNumberingAfterBreak="0">
    <w:nsid w:val="29BD78FE"/>
    <w:multiLevelType w:val="hybridMultilevel"/>
    <w:tmpl w:val="EFFADA8E"/>
    <w:lvl w:ilvl="0" w:tplc="30186190">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0078380">
    <w:abstractNumId w:val="1"/>
  </w:num>
  <w:num w:numId="2" w16cid:durableId="1819759210">
    <w:abstractNumId w:val="0"/>
  </w:num>
  <w:num w:numId="3" w16cid:durableId="88645284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lver, Ian">
    <w15:presenceInfo w15:providerId="AD" w15:userId="S::isilver@rti.org::feada42f-af8f-401a-b199-02090eade6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E21"/>
    <w:rsid w:val="0000057A"/>
    <w:rsid w:val="00000CB9"/>
    <w:rsid w:val="00012765"/>
    <w:rsid w:val="00024C25"/>
    <w:rsid w:val="00033D24"/>
    <w:rsid w:val="00037829"/>
    <w:rsid w:val="00045E74"/>
    <w:rsid w:val="0005324C"/>
    <w:rsid w:val="000534D0"/>
    <w:rsid w:val="00053AEE"/>
    <w:rsid w:val="00054F09"/>
    <w:rsid w:val="00063ADE"/>
    <w:rsid w:val="000643AD"/>
    <w:rsid w:val="000659B2"/>
    <w:rsid w:val="00066F92"/>
    <w:rsid w:val="00067404"/>
    <w:rsid w:val="00075449"/>
    <w:rsid w:val="00085F08"/>
    <w:rsid w:val="0008602F"/>
    <w:rsid w:val="0009358F"/>
    <w:rsid w:val="00096895"/>
    <w:rsid w:val="000A57B0"/>
    <w:rsid w:val="000A6822"/>
    <w:rsid w:val="000B5AEA"/>
    <w:rsid w:val="000B7FC0"/>
    <w:rsid w:val="000C04ED"/>
    <w:rsid w:val="000C1DCB"/>
    <w:rsid w:val="000C3AE3"/>
    <w:rsid w:val="000D5DA9"/>
    <w:rsid w:val="000D68B9"/>
    <w:rsid w:val="000E0857"/>
    <w:rsid w:val="000E207E"/>
    <w:rsid w:val="000E49C9"/>
    <w:rsid w:val="000E4D59"/>
    <w:rsid w:val="000F19D2"/>
    <w:rsid w:val="000F3FD0"/>
    <w:rsid w:val="000F6E16"/>
    <w:rsid w:val="000F7DCD"/>
    <w:rsid w:val="00102C31"/>
    <w:rsid w:val="00110F2B"/>
    <w:rsid w:val="00115183"/>
    <w:rsid w:val="0011534E"/>
    <w:rsid w:val="0011728B"/>
    <w:rsid w:val="00117823"/>
    <w:rsid w:val="0012491A"/>
    <w:rsid w:val="00124B0F"/>
    <w:rsid w:val="00124D0D"/>
    <w:rsid w:val="00135328"/>
    <w:rsid w:val="00136B5A"/>
    <w:rsid w:val="0015357B"/>
    <w:rsid w:val="0015455B"/>
    <w:rsid w:val="00154843"/>
    <w:rsid w:val="00154E27"/>
    <w:rsid w:val="00156B4F"/>
    <w:rsid w:val="00161FC1"/>
    <w:rsid w:val="00165EBC"/>
    <w:rsid w:val="00177BF5"/>
    <w:rsid w:val="00181E67"/>
    <w:rsid w:val="00182E50"/>
    <w:rsid w:val="001870C2"/>
    <w:rsid w:val="00191A0B"/>
    <w:rsid w:val="00191CDB"/>
    <w:rsid w:val="00193A33"/>
    <w:rsid w:val="00193F6F"/>
    <w:rsid w:val="001970E8"/>
    <w:rsid w:val="001A11E3"/>
    <w:rsid w:val="001A1BEB"/>
    <w:rsid w:val="001B3E42"/>
    <w:rsid w:val="001B7F25"/>
    <w:rsid w:val="001C0F95"/>
    <w:rsid w:val="001C1B19"/>
    <w:rsid w:val="001C1F76"/>
    <w:rsid w:val="001C3689"/>
    <w:rsid w:val="001C7B07"/>
    <w:rsid w:val="001D58FB"/>
    <w:rsid w:val="001E13BF"/>
    <w:rsid w:val="001E489A"/>
    <w:rsid w:val="001F4A38"/>
    <w:rsid w:val="00201265"/>
    <w:rsid w:val="00206849"/>
    <w:rsid w:val="00206BC4"/>
    <w:rsid w:val="00207961"/>
    <w:rsid w:val="0021786C"/>
    <w:rsid w:val="0022630A"/>
    <w:rsid w:val="00230977"/>
    <w:rsid w:val="00237CEA"/>
    <w:rsid w:val="00241A24"/>
    <w:rsid w:val="00245252"/>
    <w:rsid w:val="00247AA1"/>
    <w:rsid w:val="00251F30"/>
    <w:rsid w:val="002525CC"/>
    <w:rsid w:val="002534AC"/>
    <w:rsid w:val="00254762"/>
    <w:rsid w:val="00256720"/>
    <w:rsid w:val="00260C3B"/>
    <w:rsid w:val="00262FF5"/>
    <w:rsid w:val="00263BC4"/>
    <w:rsid w:val="002651A5"/>
    <w:rsid w:val="0026717C"/>
    <w:rsid w:val="00270CEA"/>
    <w:rsid w:val="00272896"/>
    <w:rsid w:val="00273AEB"/>
    <w:rsid w:val="00284499"/>
    <w:rsid w:val="002903BF"/>
    <w:rsid w:val="0029426E"/>
    <w:rsid w:val="002946C3"/>
    <w:rsid w:val="002951D3"/>
    <w:rsid w:val="002964A8"/>
    <w:rsid w:val="002B0E21"/>
    <w:rsid w:val="002B5C55"/>
    <w:rsid w:val="002C2035"/>
    <w:rsid w:val="002C624E"/>
    <w:rsid w:val="002D7512"/>
    <w:rsid w:val="002E0E02"/>
    <w:rsid w:val="002F364C"/>
    <w:rsid w:val="002F7486"/>
    <w:rsid w:val="00303416"/>
    <w:rsid w:val="00305252"/>
    <w:rsid w:val="00307960"/>
    <w:rsid w:val="00316578"/>
    <w:rsid w:val="00327271"/>
    <w:rsid w:val="00332D25"/>
    <w:rsid w:val="00342AFC"/>
    <w:rsid w:val="00344CC7"/>
    <w:rsid w:val="00346927"/>
    <w:rsid w:val="00353621"/>
    <w:rsid w:val="00354073"/>
    <w:rsid w:val="003541A1"/>
    <w:rsid w:val="00360036"/>
    <w:rsid w:val="00361038"/>
    <w:rsid w:val="003622B7"/>
    <w:rsid w:val="0036304A"/>
    <w:rsid w:val="003651DC"/>
    <w:rsid w:val="00366B72"/>
    <w:rsid w:val="003713F0"/>
    <w:rsid w:val="00373F76"/>
    <w:rsid w:val="00374430"/>
    <w:rsid w:val="0037742A"/>
    <w:rsid w:val="00382B77"/>
    <w:rsid w:val="00383237"/>
    <w:rsid w:val="003835FF"/>
    <w:rsid w:val="00384498"/>
    <w:rsid w:val="00395E19"/>
    <w:rsid w:val="00397DDD"/>
    <w:rsid w:val="003A399C"/>
    <w:rsid w:val="003A3F31"/>
    <w:rsid w:val="003B234E"/>
    <w:rsid w:val="003B7DF6"/>
    <w:rsid w:val="003C0922"/>
    <w:rsid w:val="003C1BCA"/>
    <w:rsid w:val="003C5CD8"/>
    <w:rsid w:val="003C6DAE"/>
    <w:rsid w:val="003C73FA"/>
    <w:rsid w:val="003D2A92"/>
    <w:rsid w:val="003D4EA6"/>
    <w:rsid w:val="003D7C69"/>
    <w:rsid w:val="003E2381"/>
    <w:rsid w:val="003E789A"/>
    <w:rsid w:val="0040536D"/>
    <w:rsid w:val="00406411"/>
    <w:rsid w:val="00416762"/>
    <w:rsid w:val="00417FCF"/>
    <w:rsid w:val="004211C4"/>
    <w:rsid w:val="004211EE"/>
    <w:rsid w:val="00422F9F"/>
    <w:rsid w:val="0042471D"/>
    <w:rsid w:val="00424CF2"/>
    <w:rsid w:val="00432F21"/>
    <w:rsid w:val="00435006"/>
    <w:rsid w:val="004372F4"/>
    <w:rsid w:val="00437DAF"/>
    <w:rsid w:val="00440263"/>
    <w:rsid w:val="00440996"/>
    <w:rsid w:val="00443A42"/>
    <w:rsid w:val="004466A0"/>
    <w:rsid w:val="00451D0A"/>
    <w:rsid w:val="00452070"/>
    <w:rsid w:val="004524FF"/>
    <w:rsid w:val="004616EF"/>
    <w:rsid w:val="00464527"/>
    <w:rsid w:val="0046608C"/>
    <w:rsid w:val="00467784"/>
    <w:rsid w:val="004708C4"/>
    <w:rsid w:val="004745F4"/>
    <w:rsid w:val="00474E59"/>
    <w:rsid w:val="004819B0"/>
    <w:rsid w:val="0048208C"/>
    <w:rsid w:val="004908F0"/>
    <w:rsid w:val="00494E94"/>
    <w:rsid w:val="0049775D"/>
    <w:rsid w:val="004A0E64"/>
    <w:rsid w:val="004A2E8E"/>
    <w:rsid w:val="004B1708"/>
    <w:rsid w:val="004B3B33"/>
    <w:rsid w:val="004B3B3F"/>
    <w:rsid w:val="004B7430"/>
    <w:rsid w:val="004B79CB"/>
    <w:rsid w:val="004C0693"/>
    <w:rsid w:val="004D328F"/>
    <w:rsid w:val="004D334E"/>
    <w:rsid w:val="004D6CED"/>
    <w:rsid w:val="004E1740"/>
    <w:rsid w:val="004E25DC"/>
    <w:rsid w:val="004E3E46"/>
    <w:rsid w:val="004E761A"/>
    <w:rsid w:val="004F04F9"/>
    <w:rsid w:val="004F33A1"/>
    <w:rsid w:val="004F3F44"/>
    <w:rsid w:val="004F5510"/>
    <w:rsid w:val="004F5B4C"/>
    <w:rsid w:val="004F6BE7"/>
    <w:rsid w:val="004F7EE3"/>
    <w:rsid w:val="005015B8"/>
    <w:rsid w:val="00504F12"/>
    <w:rsid w:val="005121D7"/>
    <w:rsid w:val="005143DD"/>
    <w:rsid w:val="00523065"/>
    <w:rsid w:val="00525BDC"/>
    <w:rsid w:val="00534572"/>
    <w:rsid w:val="00536126"/>
    <w:rsid w:val="00540553"/>
    <w:rsid w:val="005472B7"/>
    <w:rsid w:val="0055257E"/>
    <w:rsid w:val="00552759"/>
    <w:rsid w:val="00553BEE"/>
    <w:rsid w:val="005564E1"/>
    <w:rsid w:val="00560FD9"/>
    <w:rsid w:val="00570D3E"/>
    <w:rsid w:val="0057180E"/>
    <w:rsid w:val="0057352E"/>
    <w:rsid w:val="0057397F"/>
    <w:rsid w:val="00576A57"/>
    <w:rsid w:val="005808D3"/>
    <w:rsid w:val="00580DE5"/>
    <w:rsid w:val="0058729A"/>
    <w:rsid w:val="00587E20"/>
    <w:rsid w:val="005A4359"/>
    <w:rsid w:val="005A48B5"/>
    <w:rsid w:val="005B30E0"/>
    <w:rsid w:val="005B384A"/>
    <w:rsid w:val="005B5918"/>
    <w:rsid w:val="005C5DF0"/>
    <w:rsid w:val="005D2E08"/>
    <w:rsid w:val="005D64AE"/>
    <w:rsid w:val="005D7D15"/>
    <w:rsid w:val="005E208B"/>
    <w:rsid w:val="005E2B18"/>
    <w:rsid w:val="005E4F36"/>
    <w:rsid w:val="005E54C6"/>
    <w:rsid w:val="005F3CE5"/>
    <w:rsid w:val="005F4C67"/>
    <w:rsid w:val="005F5153"/>
    <w:rsid w:val="0061075A"/>
    <w:rsid w:val="00610F36"/>
    <w:rsid w:val="00623675"/>
    <w:rsid w:val="00623DA0"/>
    <w:rsid w:val="0062627A"/>
    <w:rsid w:val="00627C81"/>
    <w:rsid w:val="00632413"/>
    <w:rsid w:val="00633A44"/>
    <w:rsid w:val="006344DD"/>
    <w:rsid w:val="00634715"/>
    <w:rsid w:val="00635811"/>
    <w:rsid w:val="006409CD"/>
    <w:rsid w:val="00657E61"/>
    <w:rsid w:val="00660C41"/>
    <w:rsid w:val="00663536"/>
    <w:rsid w:val="00670662"/>
    <w:rsid w:val="0067790A"/>
    <w:rsid w:val="006A05B3"/>
    <w:rsid w:val="006A06C0"/>
    <w:rsid w:val="006A0DB2"/>
    <w:rsid w:val="006A783F"/>
    <w:rsid w:val="006B2451"/>
    <w:rsid w:val="006B2C2D"/>
    <w:rsid w:val="006C7CCB"/>
    <w:rsid w:val="006D2FD8"/>
    <w:rsid w:val="006D7C97"/>
    <w:rsid w:val="006E3206"/>
    <w:rsid w:val="006E4119"/>
    <w:rsid w:val="006F107B"/>
    <w:rsid w:val="006F6E3D"/>
    <w:rsid w:val="007020D6"/>
    <w:rsid w:val="0070314D"/>
    <w:rsid w:val="00703A49"/>
    <w:rsid w:val="00706464"/>
    <w:rsid w:val="007070EC"/>
    <w:rsid w:val="0070790A"/>
    <w:rsid w:val="00713B06"/>
    <w:rsid w:val="00715E8D"/>
    <w:rsid w:val="00716624"/>
    <w:rsid w:val="00721BDF"/>
    <w:rsid w:val="00721E5D"/>
    <w:rsid w:val="0072223B"/>
    <w:rsid w:val="00731458"/>
    <w:rsid w:val="007332E7"/>
    <w:rsid w:val="0073526F"/>
    <w:rsid w:val="0074083B"/>
    <w:rsid w:val="00751BEC"/>
    <w:rsid w:val="00753280"/>
    <w:rsid w:val="00753B54"/>
    <w:rsid w:val="00754EF2"/>
    <w:rsid w:val="0076045D"/>
    <w:rsid w:val="007606C2"/>
    <w:rsid w:val="00760BE1"/>
    <w:rsid w:val="0076128A"/>
    <w:rsid w:val="0076502F"/>
    <w:rsid w:val="0077377E"/>
    <w:rsid w:val="00774C78"/>
    <w:rsid w:val="00774F82"/>
    <w:rsid w:val="00782057"/>
    <w:rsid w:val="007A6925"/>
    <w:rsid w:val="007C16C4"/>
    <w:rsid w:val="007D16E5"/>
    <w:rsid w:val="007D1BDC"/>
    <w:rsid w:val="007D3724"/>
    <w:rsid w:val="007E5D85"/>
    <w:rsid w:val="007F0470"/>
    <w:rsid w:val="007F19F0"/>
    <w:rsid w:val="007F3C9F"/>
    <w:rsid w:val="0080076F"/>
    <w:rsid w:val="008047F8"/>
    <w:rsid w:val="0080672F"/>
    <w:rsid w:val="00812B6A"/>
    <w:rsid w:val="00813977"/>
    <w:rsid w:val="00813A72"/>
    <w:rsid w:val="00814E88"/>
    <w:rsid w:val="0082213F"/>
    <w:rsid w:val="00823306"/>
    <w:rsid w:val="00835D5D"/>
    <w:rsid w:val="00840F78"/>
    <w:rsid w:val="00845AB7"/>
    <w:rsid w:val="00846CF3"/>
    <w:rsid w:val="00855356"/>
    <w:rsid w:val="00857072"/>
    <w:rsid w:val="008576EF"/>
    <w:rsid w:val="00866C83"/>
    <w:rsid w:val="008678AF"/>
    <w:rsid w:val="008729BC"/>
    <w:rsid w:val="00876496"/>
    <w:rsid w:val="008768C3"/>
    <w:rsid w:val="0088355F"/>
    <w:rsid w:val="008846FF"/>
    <w:rsid w:val="00887D0F"/>
    <w:rsid w:val="00892756"/>
    <w:rsid w:val="008A63D4"/>
    <w:rsid w:val="008B5D65"/>
    <w:rsid w:val="008C5A2D"/>
    <w:rsid w:val="008C71E0"/>
    <w:rsid w:val="008D0C8D"/>
    <w:rsid w:val="008D1B44"/>
    <w:rsid w:val="008D53C4"/>
    <w:rsid w:val="008E2D09"/>
    <w:rsid w:val="008E41BB"/>
    <w:rsid w:val="008E5B53"/>
    <w:rsid w:val="00901D23"/>
    <w:rsid w:val="00911AC1"/>
    <w:rsid w:val="00914975"/>
    <w:rsid w:val="00921DCE"/>
    <w:rsid w:val="009277A7"/>
    <w:rsid w:val="00941C1F"/>
    <w:rsid w:val="00946754"/>
    <w:rsid w:val="00950A13"/>
    <w:rsid w:val="00956919"/>
    <w:rsid w:val="0095790F"/>
    <w:rsid w:val="00972064"/>
    <w:rsid w:val="009721B9"/>
    <w:rsid w:val="009740FE"/>
    <w:rsid w:val="00976493"/>
    <w:rsid w:val="00980B09"/>
    <w:rsid w:val="009961C5"/>
    <w:rsid w:val="009A4009"/>
    <w:rsid w:val="009A424C"/>
    <w:rsid w:val="009A7CCB"/>
    <w:rsid w:val="009B09A5"/>
    <w:rsid w:val="009B1FB6"/>
    <w:rsid w:val="009B6FF7"/>
    <w:rsid w:val="009C3CDB"/>
    <w:rsid w:val="009C5976"/>
    <w:rsid w:val="009D6E63"/>
    <w:rsid w:val="009D77C6"/>
    <w:rsid w:val="009E0E18"/>
    <w:rsid w:val="009E207E"/>
    <w:rsid w:val="009F17E3"/>
    <w:rsid w:val="009F7E65"/>
    <w:rsid w:val="00A05F47"/>
    <w:rsid w:val="00A0657B"/>
    <w:rsid w:val="00A06A8B"/>
    <w:rsid w:val="00A12E0A"/>
    <w:rsid w:val="00A1421B"/>
    <w:rsid w:val="00A17883"/>
    <w:rsid w:val="00A2180D"/>
    <w:rsid w:val="00A35A22"/>
    <w:rsid w:val="00A4586A"/>
    <w:rsid w:val="00A46189"/>
    <w:rsid w:val="00A6132B"/>
    <w:rsid w:val="00A62802"/>
    <w:rsid w:val="00A70B9B"/>
    <w:rsid w:val="00A73A75"/>
    <w:rsid w:val="00A75B1B"/>
    <w:rsid w:val="00A75DBC"/>
    <w:rsid w:val="00A80690"/>
    <w:rsid w:val="00A847AD"/>
    <w:rsid w:val="00A8531C"/>
    <w:rsid w:val="00A856E3"/>
    <w:rsid w:val="00A94564"/>
    <w:rsid w:val="00A94A89"/>
    <w:rsid w:val="00A95DC4"/>
    <w:rsid w:val="00A97127"/>
    <w:rsid w:val="00A9743E"/>
    <w:rsid w:val="00AA34AD"/>
    <w:rsid w:val="00AA4277"/>
    <w:rsid w:val="00AA5E5F"/>
    <w:rsid w:val="00AA6036"/>
    <w:rsid w:val="00AA60F6"/>
    <w:rsid w:val="00AA68D5"/>
    <w:rsid w:val="00AB0360"/>
    <w:rsid w:val="00AB1B75"/>
    <w:rsid w:val="00AB32A6"/>
    <w:rsid w:val="00AB4845"/>
    <w:rsid w:val="00AB6F97"/>
    <w:rsid w:val="00AB7A06"/>
    <w:rsid w:val="00AC3FD3"/>
    <w:rsid w:val="00AD0B50"/>
    <w:rsid w:val="00AD2917"/>
    <w:rsid w:val="00AD37F6"/>
    <w:rsid w:val="00AE21F8"/>
    <w:rsid w:val="00AE2F1F"/>
    <w:rsid w:val="00AF32B8"/>
    <w:rsid w:val="00AF5BF7"/>
    <w:rsid w:val="00B07C7C"/>
    <w:rsid w:val="00B14CCB"/>
    <w:rsid w:val="00B17C01"/>
    <w:rsid w:val="00B20655"/>
    <w:rsid w:val="00B21C24"/>
    <w:rsid w:val="00B23D30"/>
    <w:rsid w:val="00B3129E"/>
    <w:rsid w:val="00B43C0F"/>
    <w:rsid w:val="00B4685A"/>
    <w:rsid w:val="00B50397"/>
    <w:rsid w:val="00B60860"/>
    <w:rsid w:val="00B61FCB"/>
    <w:rsid w:val="00B67296"/>
    <w:rsid w:val="00B673BF"/>
    <w:rsid w:val="00B734BC"/>
    <w:rsid w:val="00B80888"/>
    <w:rsid w:val="00B81899"/>
    <w:rsid w:val="00B81AE5"/>
    <w:rsid w:val="00B82157"/>
    <w:rsid w:val="00B85D72"/>
    <w:rsid w:val="00B87916"/>
    <w:rsid w:val="00BA73B8"/>
    <w:rsid w:val="00BB390D"/>
    <w:rsid w:val="00BB60EB"/>
    <w:rsid w:val="00BD7EA8"/>
    <w:rsid w:val="00BE4907"/>
    <w:rsid w:val="00BF1FFE"/>
    <w:rsid w:val="00C007AC"/>
    <w:rsid w:val="00C01069"/>
    <w:rsid w:val="00C019AC"/>
    <w:rsid w:val="00C03D83"/>
    <w:rsid w:val="00C07A4F"/>
    <w:rsid w:val="00C1461A"/>
    <w:rsid w:val="00C1772F"/>
    <w:rsid w:val="00C224BF"/>
    <w:rsid w:val="00C22821"/>
    <w:rsid w:val="00C31197"/>
    <w:rsid w:val="00C3326D"/>
    <w:rsid w:val="00C34B67"/>
    <w:rsid w:val="00C41564"/>
    <w:rsid w:val="00C42257"/>
    <w:rsid w:val="00C42B9F"/>
    <w:rsid w:val="00C533DD"/>
    <w:rsid w:val="00C55C23"/>
    <w:rsid w:val="00C5681E"/>
    <w:rsid w:val="00C623BA"/>
    <w:rsid w:val="00C629D2"/>
    <w:rsid w:val="00C65154"/>
    <w:rsid w:val="00C821A2"/>
    <w:rsid w:val="00C84533"/>
    <w:rsid w:val="00C94414"/>
    <w:rsid w:val="00C9626C"/>
    <w:rsid w:val="00CA155D"/>
    <w:rsid w:val="00CA674E"/>
    <w:rsid w:val="00CB5E52"/>
    <w:rsid w:val="00CC33EC"/>
    <w:rsid w:val="00CD09E3"/>
    <w:rsid w:val="00CD5EB7"/>
    <w:rsid w:val="00CD69E1"/>
    <w:rsid w:val="00CD7C99"/>
    <w:rsid w:val="00CE77B0"/>
    <w:rsid w:val="00CF3528"/>
    <w:rsid w:val="00CF5E09"/>
    <w:rsid w:val="00D00E4B"/>
    <w:rsid w:val="00D0442E"/>
    <w:rsid w:val="00D12371"/>
    <w:rsid w:val="00D15A2D"/>
    <w:rsid w:val="00D15BBC"/>
    <w:rsid w:val="00D168F4"/>
    <w:rsid w:val="00D24F2A"/>
    <w:rsid w:val="00D2729B"/>
    <w:rsid w:val="00D32BF4"/>
    <w:rsid w:val="00D357AE"/>
    <w:rsid w:val="00D35D81"/>
    <w:rsid w:val="00D36FDF"/>
    <w:rsid w:val="00D37100"/>
    <w:rsid w:val="00D46019"/>
    <w:rsid w:val="00D57EE7"/>
    <w:rsid w:val="00D61827"/>
    <w:rsid w:val="00D67C63"/>
    <w:rsid w:val="00D73505"/>
    <w:rsid w:val="00D74B0E"/>
    <w:rsid w:val="00D754B6"/>
    <w:rsid w:val="00D80438"/>
    <w:rsid w:val="00D82536"/>
    <w:rsid w:val="00D86C81"/>
    <w:rsid w:val="00D86E12"/>
    <w:rsid w:val="00D916B0"/>
    <w:rsid w:val="00D976C9"/>
    <w:rsid w:val="00DA02DA"/>
    <w:rsid w:val="00DA1105"/>
    <w:rsid w:val="00DA2734"/>
    <w:rsid w:val="00DB0E40"/>
    <w:rsid w:val="00DB15D4"/>
    <w:rsid w:val="00DB28A0"/>
    <w:rsid w:val="00DB4170"/>
    <w:rsid w:val="00DB63F1"/>
    <w:rsid w:val="00DB7F2E"/>
    <w:rsid w:val="00DC06AB"/>
    <w:rsid w:val="00DC3D47"/>
    <w:rsid w:val="00DC78DC"/>
    <w:rsid w:val="00DE4E4C"/>
    <w:rsid w:val="00DF175E"/>
    <w:rsid w:val="00DF3468"/>
    <w:rsid w:val="00DF5F09"/>
    <w:rsid w:val="00DF6FF6"/>
    <w:rsid w:val="00E03112"/>
    <w:rsid w:val="00E04C77"/>
    <w:rsid w:val="00E055BE"/>
    <w:rsid w:val="00E07E3B"/>
    <w:rsid w:val="00E12E0A"/>
    <w:rsid w:val="00E21A37"/>
    <w:rsid w:val="00E25876"/>
    <w:rsid w:val="00E32F12"/>
    <w:rsid w:val="00E332BB"/>
    <w:rsid w:val="00E43BFD"/>
    <w:rsid w:val="00E52316"/>
    <w:rsid w:val="00E54071"/>
    <w:rsid w:val="00E577A5"/>
    <w:rsid w:val="00E578FE"/>
    <w:rsid w:val="00E6259D"/>
    <w:rsid w:val="00E64CE9"/>
    <w:rsid w:val="00E701B5"/>
    <w:rsid w:val="00E71CF5"/>
    <w:rsid w:val="00E85050"/>
    <w:rsid w:val="00E86CAF"/>
    <w:rsid w:val="00E87625"/>
    <w:rsid w:val="00E952AB"/>
    <w:rsid w:val="00E9723A"/>
    <w:rsid w:val="00EA59C4"/>
    <w:rsid w:val="00EA6C42"/>
    <w:rsid w:val="00EB2CB9"/>
    <w:rsid w:val="00EB399E"/>
    <w:rsid w:val="00EB3E57"/>
    <w:rsid w:val="00EB43ED"/>
    <w:rsid w:val="00EB4C44"/>
    <w:rsid w:val="00EC1F96"/>
    <w:rsid w:val="00EC36C2"/>
    <w:rsid w:val="00EC4B37"/>
    <w:rsid w:val="00ED0EEE"/>
    <w:rsid w:val="00ED18A9"/>
    <w:rsid w:val="00ED24D5"/>
    <w:rsid w:val="00ED2879"/>
    <w:rsid w:val="00ED4C75"/>
    <w:rsid w:val="00ED5BFA"/>
    <w:rsid w:val="00EF625D"/>
    <w:rsid w:val="00EF7021"/>
    <w:rsid w:val="00F06610"/>
    <w:rsid w:val="00F078E0"/>
    <w:rsid w:val="00F1405C"/>
    <w:rsid w:val="00F204EF"/>
    <w:rsid w:val="00F24BD4"/>
    <w:rsid w:val="00F26119"/>
    <w:rsid w:val="00F30A36"/>
    <w:rsid w:val="00F436DB"/>
    <w:rsid w:val="00F45ED1"/>
    <w:rsid w:val="00F50721"/>
    <w:rsid w:val="00F619A7"/>
    <w:rsid w:val="00F6343B"/>
    <w:rsid w:val="00F63442"/>
    <w:rsid w:val="00F63F0A"/>
    <w:rsid w:val="00F65395"/>
    <w:rsid w:val="00F67070"/>
    <w:rsid w:val="00F75849"/>
    <w:rsid w:val="00F80CFE"/>
    <w:rsid w:val="00F84CE3"/>
    <w:rsid w:val="00F90D8C"/>
    <w:rsid w:val="00F93A33"/>
    <w:rsid w:val="00F93AC7"/>
    <w:rsid w:val="00F95105"/>
    <w:rsid w:val="00F9621B"/>
    <w:rsid w:val="00F973D7"/>
    <w:rsid w:val="00FA164A"/>
    <w:rsid w:val="00FA2ECF"/>
    <w:rsid w:val="00FB28C6"/>
    <w:rsid w:val="00FB39EC"/>
    <w:rsid w:val="00FB49B1"/>
    <w:rsid w:val="00FB575C"/>
    <w:rsid w:val="00FC0D10"/>
    <w:rsid w:val="00FC0FA1"/>
    <w:rsid w:val="00FC608F"/>
    <w:rsid w:val="00FD6FC1"/>
    <w:rsid w:val="00FE0533"/>
    <w:rsid w:val="00FE2606"/>
    <w:rsid w:val="00FE3752"/>
    <w:rsid w:val="00FF59FA"/>
    <w:rsid w:val="00FF7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A6F3F"/>
  <w15:chartTrackingRefBased/>
  <w15:docId w15:val="{DE093C91-777E-4622-86BB-004F1BAF1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975"/>
    <w:pPr>
      <w:spacing w:after="0" w:line="480" w:lineRule="auto"/>
      <w:contextualSpacing/>
    </w:pPr>
    <w:rPr>
      <w:rFonts w:ascii="Times New Roman" w:eastAsiaTheme="minorEastAsia" w:hAnsi="Times New Roman"/>
      <w:kern w:val="0"/>
      <w:sz w:val="24"/>
      <w:szCs w:val="24"/>
      <w14:ligatures w14:val="none"/>
    </w:rPr>
  </w:style>
  <w:style w:type="paragraph" w:styleId="Heading1">
    <w:name w:val="heading 1"/>
    <w:basedOn w:val="Normal"/>
    <w:next w:val="Normal"/>
    <w:link w:val="Heading1Char"/>
    <w:uiPriority w:val="9"/>
    <w:qFormat/>
    <w:rsid w:val="002B0E21"/>
    <w:pPr>
      <w:keepNext/>
      <w:keepLines/>
      <w:spacing w:before="360" w:after="80" w:line="259" w:lineRule="auto"/>
      <w:contextualSpacing w:val="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B0E21"/>
    <w:pPr>
      <w:keepNext/>
      <w:keepLines/>
      <w:spacing w:before="160" w:after="80" w:line="259" w:lineRule="auto"/>
      <w:contextualSpacing w:val="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B0E21"/>
    <w:pPr>
      <w:keepNext/>
      <w:keepLines/>
      <w:spacing w:before="160" w:after="80" w:line="259" w:lineRule="auto"/>
      <w:contextualSpacing w:val="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B0E21"/>
    <w:pPr>
      <w:keepNext/>
      <w:keepLines/>
      <w:spacing w:before="80" w:after="40" w:line="259" w:lineRule="auto"/>
      <w:contextualSpacing w:val="0"/>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2B0E21"/>
    <w:pPr>
      <w:keepNext/>
      <w:keepLines/>
      <w:spacing w:before="80" w:after="40" w:line="259" w:lineRule="auto"/>
      <w:contextualSpacing w:val="0"/>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2B0E21"/>
    <w:pPr>
      <w:keepNext/>
      <w:keepLines/>
      <w:spacing w:before="40" w:line="259" w:lineRule="auto"/>
      <w:contextualSpacing w:val="0"/>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2B0E21"/>
    <w:pPr>
      <w:keepNext/>
      <w:keepLines/>
      <w:spacing w:before="40" w:line="259" w:lineRule="auto"/>
      <w:contextualSpacing w:val="0"/>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2B0E21"/>
    <w:pPr>
      <w:keepNext/>
      <w:keepLines/>
      <w:spacing w:line="259" w:lineRule="auto"/>
      <w:contextualSpacing w:val="0"/>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2B0E21"/>
    <w:pPr>
      <w:keepNext/>
      <w:keepLines/>
      <w:spacing w:line="259" w:lineRule="auto"/>
      <w:contextualSpacing w:val="0"/>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E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E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E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E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E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E21"/>
    <w:rPr>
      <w:rFonts w:eastAsiaTheme="majorEastAsia" w:cstheme="majorBidi"/>
      <w:color w:val="272727" w:themeColor="text1" w:themeTint="D8"/>
    </w:rPr>
  </w:style>
  <w:style w:type="paragraph" w:styleId="Title">
    <w:name w:val="Title"/>
    <w:basedOn w:val="Normal"/>
    <w:next w:val="Normal"/>
    <w:link w:val="TitleChar"/>
    <w:uiPriority w:val="10"/>
    <w:qFormat/>
    <w:rsid w:val="002B0E21"/>
    <w:pPr>
      <w:spacing w:after="80" w:line="240" w:lineRule="auto"/>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B0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E21"/>
    <w:pPr>
      <w:numPr>
        <w:ilvl w:val="1"/>
      </w:numPr>
      <w:spacing w:after="160" w:line="259" w:lineRule="auto"/>
      <w:contextualSpacing w:val="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B0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E21"/>
    <w:pPr>
      <w:spacing w:before="160" w:after="160" w:line="259" w:lineRule="auto"/>
      <w:contextualSpacing w:val="0"/>
      <w:jc w:val="center"/>
    </w:pPr>
    <w:rPr>
      <w:rFonts w:asciiTheme="minorHAnsi" w:eastAsiaTheme="minorHAnsi" w:hAnsiTheme="minorHAns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2B0E21"/>
    <w:rPr>
      <w:i/>
      <w:iCs/>
      <w:color w:val="404040" w:themeColor="text1" w:themeTint="BF"/>
    </w:rPr>
  </w:style>
  <w:style w:type="paragraph" w:styleId="ListParagraph">
    <w:name w:val="List Paragraph"/>
    <w:basedOn w:val="Normal"/>
    <w:uiPriority w:val="34"/>
    <w:qFormat/>
    <w:rsid w:val="002B0E21"/>
    <w:pPr>
      <w:spacing w:after="160" w:line="259" w:lineRule="auto"/>
      <w:ind w:left="720"/>
    </w:pPr>
    <w:rPr>
      <w:rFonts w:asciiTheme="minorHAnsi" w:eastAsiaTheme="minorHAnsi" w:hAnsiTheme="minorHAnsi"/>
      <w:kern w:val="2"/>
      <w:sz w:val="22"/>
      <w:szCs w:val="22"/>
      <w14:ligatures w14:val="standardContextual"/>
    </w:rPr>
  </w:style>
  <w:style w:type="character" w:styleId="IntenseEmphasis">
    <w:name w:val="Intense Emphasis"/>
    <w:basedOn w:val="DefaultParagraphFont"/>
    <w:uiPriority w:val="21"/>
    <w:qFormat/>
    <w:rsid w:val="002B0E21"/>
    <w:rPr>
      <w:i/>
      <w:iCs/>
      <w:color w:val="0F4761" w:themeColor="accent1" w:themeShade="BF"/>
    </w:rPr>
  </w:style>
  <w:style w:type="paragraph" w:styleId="IntenseQuote">
    <w:name w:val="Intense Quote"/>
    <w:basedOn w:val="Normal"/>
    <w:next w:val="Normal"/>
    <w:link w:val="IntenseQuoteChar"/>
    <w:uiPriority w:val="30"/>
    <w:qFormat/>
    <w:rsid w:val="002B0E21"/>
    <w:pPr>
      <w:pBdr>
        <w:top w:val="single" w:sz="4" w:space="10" w:color="0F4761" w:themeColor="accent1" w:themeShade="BF"/>
        <w:bottom w:val="single" w:sz="4" w:space="10" w:color="0F4761" w:themeColor="accent1" w:themeShade="BF"/>
      </w:pBdr>
      <w:spacing w:before="360" w:after="360" w:line="259" w:lineRule="auto"/>
      <w:ind w:left="864" w:right="864"/>
      <w:contextualSpacing w:val="0"/>
      <w:jc w:val="center"/>
    </w:pPr>
    <w:rPr>
      <w:rFonts w:asciiTheme="minorHAnsi" w:eastAsiaTheme="minorHAnsi" w:hAnsiTheme="minorHAns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2B0E21"/>
    <w:rPr>
      <w:i/>
      <w:iCs/>
      <w:color w:val="0F4761" w:themeColor="accent1" w:themeShade="BF"/>
    </w:rPr>
  </w:style>
  <w:style w:type="character" w:styleId="IntenseReference">
    <w:name w:val="Intense Reference"/>
    <w:basedOn w:val="DefaultParagraphFont"/>
    <w:uiPriority w:val="32"/>
    <w:qFormat/>
    <w:rsid w:val="002B0E21"/>
    <w:rPr>
      <w:b/>
      <w:bCs/>
      <w:smallCaps/>
      <w:color w:val="0F4761" w:themeColor="accent1" w:themeShade="BF"/>
      <w:spacing w:val="5"/>
    </w:rPr>
  </w:style>
  <w:style w:type="paragraph" w:styleId="Footer">
    <w:name w:val="footer"/>
    <w:basedOn w:val="Normal"/>
    <w:link w:val="FooterChar"/>
    <w:uiPriority w:val="99"/>
    <w:unhideWhenUsed/>
    <w:rsid w:val="002B0E21"/>
    <w:pPr>
      <w:tabs>
        <w:tab w:val="center" w:pos="4320"/>
        <w:tab w:val="right" w:pos="8640"/>
      </w:tabs>
      <w:spacing w:line="240" w:lineRule="auto"/>
    </w:pPr>
  </w:style>
  <w:style w:type="character" w:customStyle="1" w:styleId="FooterChar">
    <w:name w:val="Footer Char"/>
    <w:basedOn w:val="DefaultParagraphFont"/>
    <w:link w:val="Footer"/>
    <w:uiPriority w:val="99"/>
    <w:rsid w:val="002B0E21"/>
    <w:rPr>
      <w:rFonts w:ascii="Times New Roman" w:eastAsiaTheme="minorEastAsia" w:hAnsi="Times New Roman"/>
      <w:kern w:val="0"/>
      <w:sz w:val="24"/>
      <w:szCs w:val="24"/>
      <w14:ligatures w14:val="none"/>
    </w:rPr>
  </w:style>
  <w:style w:type="character" w:styleId="PageNumber">
    <w:name w:val="page number"/>
    <w:basedOn w:val="DefaultParagraphFont"/>
    <w:uiPriority w:val="99"/>
    <w:semiHidden/>
    <w:unhideWhenUsed/>
    <w:rsid w:val="002B0E21"/>
  </w:style>
  <w:style w:type="character" w:styleId="CommentReference">
    <w:name w:val="annotation reference"/>
    <w:basedOn w:val="DefaultParagraphFont"/>
    <w:uiPriority w:val="99"/>
    <w:semiHidden/>
    <w:unhideWhenUsed/>
    <w:rsid w:val="002B0E21"/>
    <w:rPr>
      <w:sz w:val="16"/>
      <w:szCs w:val="16"/>
    </w:rPr>
  </w:style>
  <w:style w:type="paragraph" w:styleId="CommentText">
    <w:name w:val="annotation text"/>
    <w:basedOn w:val="Normal"/>
    <w:link w:val="CommentTextChar"/>
    <w:uiPriority w:val="99"/>
    <w:unhideWhenUsed/>
    <w:rsid w:val="002B0E21"/>
    <w:pPr>
      <w:spacing w:line="240" w:lineRule="auto"/>
    </w:pPr>
    <w:rPr>
      <w:sz w:val="20"/>
      <w:szCs w:val="20"/>
    </w:rPr>
  </w:style>
  <w:style w:type="character" w:customStyle="1" w:styleId="CommentTextChar">
    <w:name w:val="Comment Text Char"/>
    <w:basedOn w:val="DefaultParagraphFont"/>
    <w:link w:val="CommentText"/>
    <w:uiPriority w:val="99"/>
    <w:rsid w:val="002B0E21"/>
    <w:rPr>
      <w:rFonts w:ascii="Times New Roman" w:eastAsiaTheme="minorEastAsia" w:hAnsi="Times New Roman"/>
      <w:kern w:val="0"/>
      <w:sz w:val="20"/>
      <w:szCs w:val="20"/>
      <w14:ligatures w14:val="none"/>
    </w:rPr>
  </w:style>
  <w:style w:type="paragraph" w:styleId="Header">
    <w:name w:val="header"/>
    <w:basedOn w:val="Normal"/>
    <w:link w:val="HeaderChar"/>
    <w:uiPriority w:val="99"/>
    <w:unhideWhenUsed/>
    <w:rsid w:val="00D754B6"/>
    <w:pPr>
      <w:tabs>
        <w:tab w:val="center" w:pos="4680"/>
        <w:tab w:val="right" w:pos="9360"/>
      </w:tabs>
      <w:spacing w:line="240" w:lineRule="auto"/>
    </w:pPr>
  </w:style>
  <w:style w:type="character" w:customStyle="1" w:styleId="HeaderChar">
    <w:name w:val="Header Char"/>
    <w:basedOn w:val="DefaultParagraphFont"/>
    <w:link w:val="Header"/>
    <w:uiPriority w:val="99"/>
    <w:rsid w:val="00D754B6"/>
    <w:rPr>
      <w:rFonts w:ascii="Times New Roman" w:eastAsiaTheme="minorEastAsia" w:hAnsi="Times New Roman"/>
      <w:kern w:val="0"/>
      <w:sz w:val="24"/>
      <w:szCs w:val="24"/>
      <w14:ligatures w14:val="none"/>
    </w:rPr>
  </w:style>
  <w:style w:type="paragraph" w:styleId="Revision">
    <w:name w:val="Revision"/>
    <w:hidden/>
    <w:uiPriority w:val="99"/>
    <w:semiHidden/>
    <w:rsid w:val="00846CF3"/>
    <w:pPr>
      <w:spacing w:after="0" w:line="240" w:lineRule="auto"/>
    </w:pPr>
    <w:rPr>
      <w:rFonts w:ascii="Times New Roman" w:eastAsiaTheme="minorEastAsia" w:hAnsi="Times New Roman"/>
      <w:kern w:val="0"/>
      <w:sz w:val="24"/>
      <w:szCs w:val="24"/>
      <w14:ligatures w14:val="none"/>
    </w:rPr>
  </w:style>
  <w:style w:type="paragraph" w:styleId="CommentSubject">
    <w:name w:val="annotation subject"/>
    <w:basedOn w:val="CommentText"/>
    <w:next w:val="CommentText"/>
    <w:link w:val="CommentSubjectChar"/>
    <w:uiPriority w:val="99"/>
    <w:semiHidden/>
    <w:unhideWhenUsed/>
    <w:rsid w:val="00ED4C75"/>
    <w:rPr>
      <w:b/>
      <w:bCs/>
    </w:rPr>
  </w:style>
  <w:style w:type="character" w:customStyle="1" w:styleId="CommentSubjectChar">
    <w:name w:val="Comment Subject Char"/>
    <w:basedOn w:val="CommentTextChar"/>
    <w:link w:val="CommentSubject"/>
    <w:uiPriority w:val="99"/>
    <w:semiHidden/>
    <w:rsid w:val="00ED4C75"/>
    <w:rPr>
      <w:rFonts w:ascii="Times New Roman" w:eastAsiaTheme="minorEastAsia" w:hAnsi="Times New Roman"/>
      <w:b/>
      <w:bCs/>
      <w:kern w:val="0"/>
      <w:sz w:val="20"/>
      <w:szCs w:val="20"/>
      <w14:ligatures w14:val="none"/>
    </w:rPr>
  </w:style>
  <w:style w:type="character" w:styleId="Hyperlink">
    <w:name w:val="Hyperlink"/>
    <w:basedOn w:val="DefaultParagraphFont"/>
    <w:uiPriority w:val="99"/>
    <w:unhideWhenUsed/>
    <w:rsid w:val="00DC06AB"/>
    <w:rPr>
      <w:color w:val="467886" w:themeColor="hyperlink"/>
      <w:u w:val="single"/>
    </w:rPr>
  </w:style>
  <w:style w:type="character" w:styleId="UnresolvedMention">
    <w:name w:val="Unresolved Mention"/>
    <w:basedOn w:val="DefaultParagraphFont"/>
    <w:uiPriority w:val="99"/>
    <w:unhideWhenUsed/>
    <w:rsid w:val="00DC06AB"/>
    <w:rPr>
      <w:color w:val="605E5C"/>
      <w:shd w:val="clear" w:color="auto" w:fill="E1DFDD"/>
    </w:rPr>
  </w:style>
  <w:style w:type="paragraph" w:styleId="EndnoteText">
    <w:name w:val="endnote text"/>
    <w:basedOn w:val="Normal"/>
    <w:link w:val="EndnoteTextChar"/>
    <w:uiPriority w:val="99"/>
    <w:semiHidden/>
    <w:unhideWhenUsed/>
    <w:rsid w:val="00012765"/>
    <w:pPr>
      <w:spacing w:line="240" w:lineRule="auto"/>
    </w:pPr>
    <w:rPr>
      <w:sz w:val="20"/>
      <w:szCs w:val="20"/>
    </w:rPr>
  </w:style>
  <w:style w:type="character" w:customStyle="1" w:styleId="EndnoteTextChar">
    <w:name w:val="Endnote Text Char"/>
    <w:basedOn w:val="DefaultParagraphFont"/>
    <w:link w:val="EndnoteText"/>
    <w:uiPriority w:val="99"/>
    <w:semiHidden/>
    <w:rsid w:val="00012765"/>
    <w:rPr>
      <w:rFonts w:ascii="Times New Roman" w:eastAsiaTheme="minorEastAsia" w:hAnsi="Times New Roman"/>
      <w:kern w:val="0"/>
      <w:sz w:val="20"/>
      <w:szCs w:val="20"/>
      <w14:ligatures w14:val="none"/>
    </w:rPr>
  </w:style>
  <w:style w:type="character" w:styleId="EndnoteReference">
    <w:name w:val="endnote reference"/>
    <w:basedOn w:val="DefaultParagraphFont"/>
    <w:uiPriority w:val="99"/>
    <w:semiHidden/>
    <w:unhideWhenUsed/>
    <w:rsid w:val="00012765"/>
    <w:rPr>
      <w:vertAlign w:val="superscript"/>
    </w:rPr>
  </w:style>
  <w:style w:type="paragraph" w:styleId="BalloonText">
    <w:name w:val="Balloon Text"/>
    <w:basedOn w:val="Normal"/>
    <w:link w:val="BalloonTextChar"/>
    <w:uiPriority w:val="99"/>
    <w:semiHidden/>
    <w:unhideWhenUsed/>
    <w:rsid w:val="00E9723A"/>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9723A"/>
    <w:rPr>
      <w:rFonts w:ascii="Lucida Grande" w:eastAsiaTheme="minorEastAsia" w:hAnsi="Lucida Grande" w:cs="Lucida Grande"/>
      <w:kern w:val="0"/>
      <w:sz w:val="18"/>
      <w:szCs w:val="18"/>
      <w14:ligatures w14:val="none"/>
    </w:rPr>
  </w:style>
  <w:style w:type="paragraph" w:styleId="FootnoteText">
    <w:name w:val="footnote text"/>
    <w:basedOn w:val="Normal"/>
    <w:link w:val="FootnoteTextChar"/>
    <w:uiPriority w:val="99"/>
    <w:semiHidden/>
    <w:unhideWhenUsed/>
    <w:rsid w:val="00E9723A"/>
    <w:pPr>
      <w:spacing w:line="240" w:lineRule="auto"/>
    </w:pPr>
    <w:rPr>
      <w:sz w:val="20"/>
      <w:szCs w:val="20"/>
    </w:rPr>
  </w:style>
  <w:style w:type="character" w:customStyle="1" w:styleId="FootnoteTextChar">
    <w:name w:val="Footnote Text Char"/>
    <w:basedOn w:val="DefaultParagraphFont"/>
    <w:link w:val="FootnoteText"/>
    <w:uiPriority w:val="99"/>
    <w:semiHidden/>
    <w:rsid w:val="00E9723A"/>
    <w:rPr>
      <w:rFonts w:ascii="Times New Roman" w:eastAsiaTheme="minorEastAsia" w:hAnsi="Times New Roman"/>
      <w:kern w:val="0"/>
      <w:sz w:val="20"/>
      <w:szCs w:val="20"/>
      <w14:ligatures w14:val="none"/>
    </w:rPr>
  </w:style>
  <w:style w:type="character" w:styleId="FootnoteReference">
    <w:name w:val="footnote reference"/>
    <w:basedOn w:val="DefaultParagraphFont"/>
    <w:uiPriority w:val="99"/>
    <w:semiHidden/>
    <w:unhideWhenUsed/>
    <w:rsid w:val="00E9723A"/>
    <w:rPr>
      <w:vertAlign w:val="superscript"/>
    </w:rPr>
  </w:style>
  <w:style w:type="table" w:styleId="TableGrid">
    <w:name w:val="Table Grid"/>
    <w:basedOn w:val="TableNormal"/>
    <w:uiPriority w:val="39"/>
    <w:rsid w:val="00E9723A"/>
    <w:pPr>
      <w:spacing w:after="0" w:line="240" w:lineRule="auto"/>
    </w:pPr>
    <w:rPr>
      <w:rFonts w:ascii="Times New Roman" w:eastAsia="Aptos"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E9723A"/>
    <w:pPr>
      <w:spacing w:after="0" w:line="240" w:lineRule="auto"/>
    </w:pPr>
    <w:rPr>
      <w:rFonts w:ascii="Times New Roman" w:eastAsia="Aptos"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687652">
      <w:bodyDiv w:val="1"/>
      <w:marLeft w:val="0"/>
      <w:marRight w:val="0"/>
      <w:marTop w:val="0"/>
      <w:marBottom w:val="0"/>
      <w:divBdr>
        <w:top w:val="none" w:sz="0" w:space="0" w:color="auto"/>
        <w:left w:val="none" w:sz="0" w:space="0" w:color="auto"/>
        <w:bottom w:val="none" w:sz="0" w:space="0" w:color="auto"/>
        <w:right w:val="none" w:sz="0" w:space="0" w:color="auto"/>
      </w:divBdr>
    </w:div>
    <w:div w:id="491415740">
      <w:bodyDiv w:val="1"/>
      <w:marLeft w:val="0"/>
      <w:marRight w:val="0"/>
      <w:marTop w:val="0"/>
      <w:marBottom w:val="0"/>
      <w:divBdr>
        <w:top w:val="none" w:sz="0" w:space="0" w:color="auto"/>
        <w:left w:val="none" w:sz="0" w:space="0" w:color="auto"/>
        <w:bottom w:val="none" w:sz="0" w:space="0" w:color="auto"/>
        <w:right w:val="none" w:sz="0" w:space="0" w:color="auto"/>
      </w:divBdr>
    </w:div>
    <w:div w:id="690689874">
      <w:bodyDiv w:val="1"/>
      <w:marLeft w:val="0"/>
      <w:marRight w:val="0"/>
      <w:marTop w:val="0"/>
      <w:marBottom w:val="0"/>
      <w:divBdr>
        <w:top w:val="none" w:sz="0" w:space="0" w:color="auto"/>
        <w:left w:val="none" w:sz="0" w:space="0" w:color="auto"/>
        <w:bottom w:val="none" w:sz="0" w:space="0" w:color="auto"/>
        <w:right w:val="none" w:sz="0" w:space="0" w:color="auto"/>
      </w:divBdr>
    </w:div>
    <w:div w:id="691230213">
      <w:bodyDiv w:val="1"/>
      <w:marLeft w:val="0"/>
      <w:marRight w:val="0"/>
      <w:marTop w:val="0"/>
      <w:marBottom w:val="0"/>
      <w:divBdr>
        <w:top w:val="none" w:sz="0" w:space="0" w:color="auto"/>
        <w:left w:val="none" w:sz="0" w:space="0" w:color="auto"/>
        <w:bottom w:val="none" w:sz="0" w:space="0" w:color="auto"/>
        <w:right w:val="none" w:sz="0" w:space="0" w:color="auto"/>
      </w:divBdr>
    </w:div>
    <w:div w:id="852691191">
      <w:bodyDiv w:val="1"/>
      <w:marLeft w:val="0"/>
      <w:marRight w:val="0"/>
      <w:marTop w:val="0"/>
      <w:marBottom w:val="0"/>
      <w:divBdr>
        <w:top w:val="none" w:sz="0" w:space="0" w:color="auto"/>
        <w:left w:val="none" w:sz="0" w:space="0" w:color="auto"/>
        <w:bottom w:val="none" w:sz="0" w:space="0" w:color="auto"/>
        <w:right w:val="none" w:sz="0" w:space="0" w:color="auto"/>
      </w:divBdr>
    </w:div>
    <w:div w:id="1002513029">
      <w:bodyDiv w:val="1"/>
      <w:marLeft w:val="0"/>
      <w:marRight w:val="0"/>
      <w:marTop w:val="0"/>
      <w:marBottom w:val="0"/>
      <w:divBdr>
        <w:top w:val="none" w:sz="0" w:space="0" w:color="auto"/>
        <w:left w:val="none" w:sz="0" w:space="0" w:color="auto"/>
        <w:bottom w:val="none" w:sz="0" w:space="0" w:color="auto"/>
        <w:right w:val="none" w:sz="0" w:space="0" w:color="auto"/>
      </w:divBdr>
    </w:div>
    <w:div w:id="1483961752">
      <w:bodyDiv w:val="1"/>
      <w:marLeft w:val="0"/>
      <w:marRight w:val="0"/>
      <w:marTop w:val="0"/>
      <w:marBottom w:val="0"/>
      <w:divBdr>
        <w:top w:val="none" w:sz="0" w:space="0" w:color="auto"/>
        <w:left w:val="none" w:sz="0" w:space="0" w:color="auto"/>
        <w:bottom w:val="none" w:sz="0" w:space="0" w:color="auto"/>
        <w:right w:val="none" w:sz="0" w:space="0" w:color="auto"/>
      </w:divBdr>
    </w:div>
    <w:div w:id="1688752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hyperlink" Target="https://doi.org/10.1016/j.jcrimjus.2021.101812" TargetMode="External"/><Relationship Id="rId26" Type="http://schemas.openxmlformats.org/officeDocument/2006/relationships/hyperlink" Target="https://doi.org/10.1093/aje/kwt312"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16/j.jadohealth.2024.01.008" TargetMode="External"/><Relationship Id="rId34" Type="http://schemas.openxmlformats.org/officeDocument/2006/relationships/hyperlink" Target="https://doi.org/10.1186/s12939-021-01486-3"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kff.org/tracking-the-medicaid-provisions-in-the-2025-budget-bill/" TargetMode="External"/><Relationship Id="rId25" Type="http://schemas.openxmlformats.org/officeDocument/2006/relationships/hyperlink" Target="https://doi.org/10.1016/j.puhe.2018.09.029" TargetMode="External"/><Relationship Id="rId33" Type="http://schemas.openxmlformats.org/officeDocument/2006/relationships/hyperlink" Target="https://www.healthaffairs.org/content/forefront/cuts-medicaid-destabilize-us-job-market" TargetMode="Externa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www.cbo.gov/system/files/2024-06/60040-Health.pdf" TargetMode="External"/><Relationship Id="rId20" Type="http://schemas.openxmlformats.org/officeDocument/2006/relationships/hyperlink" Target="https://papers.ssrn.com/sol3/papers.cfm?abstract_id=5086255" TargetMode="External"/><Relationship Id="rId29" Type="http://schemas.openxmlformats.org/officeDocument/2006/relationships/hyperlink" Target="https://www.congress.gov/bill/117th-congress/house-bill/26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healthaffairs.org/do/10.1377/forefront.20241217.99711/full/" TargetMode="External"/><Relationship Id="rId32" Type="http://schemas.openxmlformats.org/officeDocument/2006/relationships/hyperlink" Target="https://doi.org/10.1016/j.acap.2015.09.004"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dc.gov/nchs/data/nhis/earlyrelease/insur202506.pdf" TargetMode="External"/><Relationship Id="rId23" Type="http://schemas.openxmlformats.org/officeDocument/2006/relationships/hyperlink" Target="https://www.cms.gov/data-research/statistics-trends-and-reports/national-health-expenditure-data/historical" TargetMode="External"/><Relationship Id="rId28" Type="http://schemas.openxmlformats.org/officeDocument/2006/relationships/hyperlink" Target="https://doi.org/10.1080/07418825.2021.1915364" TargetMode="External"/><Relationship Id="rId36" Type="http://schemas.openxmlformats.org/officeDocument/2006/relationships/footer" Target="footer3.xml"/><Relationship Id="rId10" Type="http://schemas.microsoft.com/office/2011/relationships/commentsExtended" Target="commentsExtended.xml"/><Relationship Id="rId19" Type="http://schemas.openxmlformats.org/officeDocument/2006/relationships/hyperlink" Target="https://doi.org/10.1016/j.amepre.2022.09.023" TargetMode="External"/><Relationship Id="rId31" Type="http://schemas.openxmlformats.org/officeDocument/2006/relationships/hyperlink" Target="https://doi.org/10.1146/annurev.clinpsy.032408.153603"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medicaid.gov/medicaid/national-medicaid-chip-program-information/medicaid-chip-enrollment-data" TargetMode="External"/><Relationship Id="rId22" Type="http://schemas.openxmlformats.org/officeDocument/2006/relationships/hyperlink" Target="https://aspe.hhs.gov/sites/default/files/pdf/201476/MedicaidJustice.pdf" TargetMode="External"/><Relationship Id="rId27" Type="http://schemas.openxmlformats.org/officeDocument/2006/relationships/hyperlink" Target="https://doi.org/10.1038/s43586-020-00001-2" TargetMode="External"/><Relationship Id="rId30" Type="http://schemas.openxmlformats.org/officeDocument/2006/relationships/hyperlink" Target="https://doi.org/10.1093/bjc/azae094" TargetMode="External"/><Relationship Id="rId35" Type="http://schemas.openxmlformats.org/officeDocument/2006/relationships/hyperlink" Target="https://doi.org/10.1196/annals.1425.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A374A-DDE2-43CA-83F0-45F30B90C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23</Pages>
  <Words>7409</Words>
  <Characters>42235</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Dole, Jenna</dc:creator>
  <cp:keywords/>
  <dc:description/>
  <cp:lastModifiedBy>Silver, Ian</cp:lastModifiedBy>
  <cp:revision>6</cp:revision>
  <dcterms:created xsi:type="dcterms:W3CDTF">2026-02-16T16:46:00Z</dcterms:created>
  <dcterms:modified xsi:type="dcterms:W3CDTF">2026-02-20T13:44:00Z</dcterms:modified>
</cp:coreProperties>
</file>